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E51BA" w14:textId="1C92FA11" w:rsidR="00294937" w:rsidRDefault="00E9575C" w:rsidP="4F936DC5">
      <w:pPr>
        <w:spacing w:line="257" w:lineRule="auto"/>
        <w:jc w:val="center"/>
      </w:pPr>
      <w:r w:rsidRPr="4F936DC5">
        <w:rPr>
          <w:rFonts w:ascii="Calibri" w:eastAsia="Calibri" w:hAnsi="Calibri" w:cs="Calibri"/>
          <w:b/>
          <w:sz w:val="32"/>
          <w:szCs w:val="32"/>
        </w:rPr>
        <w:t xml:space="preserve">DATABASE </w:t>
      </w:r>
      <w:r w:rsidR="00245BD1" w:rsidRPr="4F936DC5">
        <w:rPr>
          <w:rFonts w:ascii="Calibri" w:eastAsia="Calibri" w:hAnsi="Calibri" w:cs="Calibri"/>
          <w:b/>
          <w:sz w:val="32"/>
          <w:szCs w:val="32"/>
        </w:rPr>
        <w:t>MANAGEMENT SYSTEMS</w:t>
      </w:r>
    </w:p>
    <w:p w14:paraId="21B56C1D" w14:textId="3FD34B85" w:rsidR="00E9575C" w:rsidRDefault="00E9575C" w:rsidP="4F936DC5">
      <w:pPr>
        <w:spacing w:line="257" w:lineRule="auto"/>
      </w:pPr>
      <w:r w:rsidRPr="4F936DC5">
        <w:rPr>
          <w:rFonts w:ascii="Calibri" w:eastAsia="Calibri" w:hAnsi="Calibri" w:cs="Calibri"/>
          <w:b/>
          <w:sz w:val="32"/>
          <w:szCs w:val="32"/>
        </w:rPr>
        <w:t xml:space="preserve">Name: </w:t>
      </w:r>
      <w:r w:rsidR="00DD5C29" w:rsidRPr="4F936DC5">
        <w:rPr>
          <w:rFonts w:ascii="Calibri" w:eastAsia="Calibri" w:hAnsi="Calibri" w:cs="Calibri"/>
          <w:b/>
          <w:sz w:val="32"/>
          <w:szCs w:val="32"/>
        </w:rPr>
        <w:t>A. GAYATRI</w:t>
      </w:r>
    </w:p>
    <w:p w14:paraId="020EB1E3" w14:textId="513A133C" w:rsidR="00E9575C" w:rsidRDefault="00E9575C" w:rsidP="4F936DC5">
      <w:pPr>
        <w:spacing w:line="257" w:lineRule="auto"/>
      </w:pPr>
      <w:r w:rsidRPr="4F936DC5">
        <w:rPr>
          <w:rFonts w:ascii="Calibri" w:eastAsia="Calibri" w:hAnsi="Calibri" w:cs="Calibri"/>
          <w:b/>
          <w:sz w:val="32"/>
          <w:szCs w:val="32"/>
        </w:rPr>
        <w:t xml:space="preserve">Roll.no : </w:t>
      </w:r>
      <w:r w:rsidR="00DD5C29" w:rsidRPr="4F936DC5">
        <w:rPr>
          <w:rFonts w:ascii="Calibri" w:eastAsia="Calibri" w:hAnsi="Calibri" w:cs="Calibri"/>
          <w:b/>
          <w:sz w:val="32"/>
          <w:szCs w:val="32"/>
        </w:rPr>
        <w:t>CB.SC.I5DAS210</w:t>
      </w:r>
    </w:p>
    <w:p w14:paraId="56A9AEF5" w14:textId="4E76AC5B" w:rsidR="00AC1D43" w:rsidRDefault="00AC1D43" w:rsidP="4F936DC5">
      <w:pPr>
        <w:spacing w:line="257" w:lineRule="auto"/>
      </w:pPr>
      <w:r w:rsidRPr="4F936DC5">
        <w:rPr>
          <w:rFonts w:ascii="Calibri" w:eastAsia="Calibri" w:hAnsi="Calibri" w:cs="Calibri"/>
          <w:b/>
          <w:sz w:val="32"/>
          <w:szCs w:val="32"/>
        </w:rPr>
        <w:t>Github URL of the project page:</w:t>
      </w:r>
      <w:r w:rsidR="00DD5C29" w:rsidRPr="4F936DC5">
        <w:rPr>
          <w:rFonts w:ascii="Calibri" w:eastAsia="Calibri" w:hAnsi="Calibri" w:cs="Calibri"/>
          <w:b/>
          <w:sz w:val="32"/>
          <w:szCs w:val="32"/>
        </w:rPr>
        <w:t xml:space="preserve">  </w:t>
      </w:r>
      <w:hyperlink r:id="rId7">
        <w:r w:rsidR="4F936DC5" w:rsidRPr="4F936DC5">
          <w:rPr>
            <w:rStyle w:val="Hyperlink"/>
            <w:rFonts w:ascii="Calibri" w:eastAsia="Calibri" w:hAnsi="Calibri" w:cs="Calibri"/>
          </w:rPr>
          <w:t>Gayatri-0507 (github.com)</w:t>
        </w:r>
      </w:hyperlink>
    </w:p>
    <w:p w14:paraId="3E166D71" w14:textId="7E05EF4A" w:rsidR="00AC1D43" w:rsidRDefault="00AC1D43" w:rsidP="4F936DC5">
      <w:pPr>
        <w:spacing w:line="257" w:lineRule="auto"/>
      </w:pPr>
      <w:r w:rsidRPr="4F936DC5">
        <w:rPr>
          <w:rFonts w:ascii="Calibri" w:eastAsia="Calibri" w:hAnsi="Calibri" w:cs="Calibri"/>
          <w:b/>
          <w:sz w:val="32"/>
          <w:szCs w:val="32"/>
        </w:rPr>
        <w:t>Kaggle URL of the dataset page(where the dataset is hosted):</w:t>
      </w:r>
      <w:r w:rsidR="00DD5C29" w:rsidRPr="4F936DC5">
        <w:rPr>
          <w:rFonts w:ascii="Calibri" w:eastAsia="Calibri" w:hAnsi="Calibri" w:cs="Calibri"/>
          <w:b/>
          <w:sz w:val="32"/>
          <w:szCs w:val="32"/>
        </w:rPr>
        <w:t xml:space="preserve">  </w:t>
      </w:r>
      <w:hyperlink r:id="rId8">
        <w:r w:rsidR="4F936DC5" w:rsidRPr="4F936DC5">
          <w:rPr>
            <w:rStyle w:val="Hyperlink"/>
            <w:rFonts w:ascii="Calibri" w:eastAsia="Calibri" w:hAnsi="Calibri" w:cs="Calibri"/>
          </w:rPr>
          <w:t>A. Gayatri | Novice | Kaggle</w:t>
        </w:r>
      </w:hyperlink>
    </w:p>
    <w:p w14:paraId="10A259BA" w14:textId="59258488" w:rsidR="00E9575C" w:rsidRDefault="002F3784" w:rsidP="4F936DC5">
      <w:pPr>
        <w:spacing w:line="257" w:lineRule="auto"/>
      </w:pPr>
      <w:r w:rsidRPr="4F936DC5">
        <w:rPr>
          <w:rFonts w:ascii="Calibri" w:eastAsia="Calibri" w:hAnsi="Calibri" w:cs="Calibri"/>
          <w:b/>
          <w:sz w:val="32"/>
          <w:szCs w:val="32"/>
        </w:rPr>
        <w:t>1.</w:t>
      </w:r>
      <w:r w:rsidR="00245BD1" w:rsidRPr="4F936DC5">
        <w:rPr>
          <w:rFonts w:ascii="Calibri" w:eastAsia="Calibri" w:hAnsi="Calibri" w:cs="Calibri"/>
          <w:b/>
          <w:sz w:val="32"/>
          <w:szCs w:val="32"/>
        </w:rPr>
        <w:t>Section-1</w:t>
      </w:r>
    </w:p>
    <w:p w14:paraId="048DA9E4" w14:textId="516417E2" w:rsidR="00097A0D" w:rsidRDefault="00E9575C" w:rsidP="4F936DC5">
      <w:pPr>
        <w:spacing w:line="257" w:lineRule="auto"/>
      </w:pPr>
      <w:r w:rsidRPr="4F936DC5">
        <w:rPr>
          <w:rFonts w:ascii="Calibri" w:eastAsia="Calibri" w:hAnsi="Calibri" w:cs="Calibri"/>
          <w:b/>
          <w:sz w:val="32"/>
          <w:szCs w:val="32"/>
        </w:rPr>
        <w:t>App</w:t>
      </w:r>
      <w:r w:rsidR="00245BD1" w:rsidRPr="4F936DC5">
        <w:rPr>
          <w:rFonts w:ascii="Calibri" w:eastAsia="Calibri" w:hAnsi="Calibri" w:cs="Calibri"/>
          <w:b/>
          <w:sz w:val="32"/>
          <w:szCs w:val="32"/>
        </w:rPr>
        <w:t>lication Name :</w:t>
      </w:r>
      <w:r w:rsidR="005D745F" w:rsidRPr="4F936DC5">
        <w:rPr>
          <w:rFonts w:ascii="Calibri" w:eastAsia="Calibri" w:hAnsi="Calibri" w:cs="Calibri"/>
          <w:b/>
          <w:sz w:val="32"/>
          <w:szCs w:val="32"/>
        </w:rPr>
        <w:t xml:space="preserve"> Myntra</w:t>
      </w:r>
    </w:p>
    <w:p w14:paraId="3526B76D" w14:textId="08608139" w:rsidR="00913A24" w:rsidRDefault="00E9575C" w:rsidP="4F936DC5">
      <w:pPr>
        <w:spacing w:line="257" w:lineRule="auto"/>
      </w:pPr>
      <w:r w:rsidRPr="4F936DC5">
        <w:rPr>
          <w:rFonts w:ascii="Calibri" w:eastAsia="Calibri" w:hAnsi="Calibri" w:cs="Calibri"/>
          <w:b/>
          <w:sz w:val="32"/>
          <w:szCs w:val="32"/>
        </w:rPr>
        <w:t xml:space="preserve">Description: </w:t>
      </w:r>
      <w:r w:rsidR="005D745F" w:rsidRPr="4F936DC5">
        <w:rPr>
          <w:rFonts w:ascii="Times New Roman" w:eastAsia="Times New Roman" w:hAnsi="Times New Roman" w:cs="Times New Roman"/>
          <w:b/>
          <w:sz w:val="24"/>
          <w:szCs w:val="24"/>
        </w:rPr>
        <w:t>This application is to make online shopping easier. Availability of wide range of products like accessories, clothes, shoes etc. The searching process is easier with categories. The products suggested are based on the previous search or previous orders. Here comes the major role of data it should show only the customer’s choice what would the like to buy or what will be better for them. The number of items present of a choice. Discounts available on a particular product or discount on usage of any bank card are all present to make shopping easy with door step service in all brands present across the world.</w:t>
      </w:r>
    </w:p>
    <w:p w14:paraId="7213C71E" w14:textId="1F483616" w:rsidR="00245BD1" w:rsidRDefault="00245BD1" w:rsidP="4F936DC5">
      <w:pPr>
        <w:spacing w:line="257" w:lineRule="auto"/>
      </w:pPr>
      <w:r w:rsidRPr="4F936DC5">
        <w:rPr>
          <w:rFonts w:ascii="Calibri" w:eastAsia="Calibri" w:hAnsi="Calibri" w:cs="Calibri"/>
          <w:b/>
          <w:sz w:val="32"/>
          <w:szCs w:val="32"/>
        </w:rPr>
        <w:t>[About the application]</w:t>
      </w:r>
    </w:p>
    <w:p w14:paraId="41C581CA" w14:textId="02122D0A" w:rsidR="00097A0D" w:rsidRDefault="00E9575C" w:rsidP="4F936DC5">
      <w:pPr>
        <w:spacing w:line="257" w:lineRule="auto"/>
      </w:pPr>
      <w:r w:rsidRPr="4F936DC5">
        <w:rPr>
          <w:rFonts w:ascii="Calibri" w:eastAsia="Calibri" w:hAnsi="Calibri" w:cs="Calibri"/>
          <w:b/>
          <w:sz w:val="32"/>
          <w:szCs w:val="32"/>
        </w:rPr>
        <w:t>Report:</w:t>
      </w:r>
    </w:p>
    <w:p w14:paraId="1F9513BB" w14:textId="3833F91B" w:rsidR="00245BD1" w:rsidRDefault="00245BD1" w:rsidP="4F936DC5">
      <w:pPr>
        <w:spacing w:line="257" w:lineRule="auto"/>
      </w:pPr>
      <w:r w:rsidRPr="4F936DC5">
        <w:rPr>
          <w:rFonts w:ascii="Calibri" w:eastAsia="Calibri" w:hAnsi="Calibri" w:cs="Calibri"/>
          <w:b/>
          <w:sz w:val="32"/>
          <w:szCs w:val="32"/>
        </w:rPr>
        <w:t>List the report names with its purpose</w:t>
      </w:r>
    </w:p>
    <w:tbl>
      <w:tblPr>
        <w:tblStyle w:val="TableGrid"/>
        <w:tblW w:w="10770" w:type="dxa"/>
        <w:tblLayout w:type="fixed"/>
        <w:tblLook w:val="04A0" w:firstRow="1" w:lastRow="0" w:firstColumn="1" w:lastColumn="0" w:noHBand="0" w:noVBand="1"/>
      </w:tblPr>
      <w:tblGrid>
        <w:gridCol w:w="5385"/>
        <w:gridCol w:w="5385"/>
      </w:tblGrid>
      <w:tr w:rsidR="4F936DC5" w14:paraId="4D46F2FD" w14:textId="77777777" w:rsidTr="008D19D8">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77F78AF6" w14:textId="2C5D8847" w:rsidR="4F936DC5" w:rsidRDefault="4F936DC5" w:rsidP="4F936DC5">
            <w:r w:rsidRPr="4F936DC5">
              <w:rPr>
                <w:rFonts w:ascii="Calibri" w:eastAsia="Calibri" w:hAnsi="Calibri" w:cs="Calibri"/>
                <w:b/>
                <w:bCs/>
                <w:sz w:val="32"/>
                <w:szCs w:val="32"/>
              </w:rPr>
              <w:t xml:space="preserve">Report Name </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C4FA44" w14:textId="45916226" w:rsidR="4F936DC5" w:rsidRDefault="4F936DC5" w:rsidP="4F936DC5">
            <w:r w:rsidRPr="4F936DC5">
              <w:rPr>
                <w:rFonts w:ascii="Calibri" w:eastAsia="Calibri" w:hAnsi="Calibri" w:cs="Calibri"/>
                <w:b/>
                <w:bCs/>
                <w:sz w:val="32"/>
                <w:szCs w:val="32"/>
              </w:rPr>
              <w:t>Purpose</w:t>
            </w:r>
          </w:p>
        </w:tc>
      </w:tr>
      <w:tr w:rsidR="008D19D8" w14:paraId="4212416F" w14:textId="77777777" w:rsidTr="008D19D8">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964B91" w14:textId="093A54A3" w:rsidR="008D19D8" w:rsidRPr="008D19D8" w:rsidRDefault="008D19D8" w:rsidP="008D19D8">
            <w:r w:rsidRPr="008D19D8">
              <w:rPr>
                <w:rFonts w:ascii="Segoe UI" w:hAnsi="Segoe UI" w:cs="Segoe UI"/>
                <w:sz w:val="21"/>
                <w:szCs w:val="21"/>
              </w:rPr>
              <w:t>Daily Sales Report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95ECA11" w14:textId="0E0501C3" w:rsidR="008D19D8" w:rsidRPr="008D19D8" w:rsidRDefault="002666AA" w:rsidP="008D19D8">
            <w:r w:rsidRPr="002666AA">
              <w:rPr>
                <w:rFonts w:ascii="Segoe UI" w:hAnsi="Segoe UI" w:cs="Segoe UI"/>
                <w:sz w:val="21"/>
                <w:szCs w:val="21"/>
              </w:rPr>
              <w:t>This report provides insights into daily sales performance, including revenue, the number of orders, bestselling products, and trends over time. It helps in monitoring the app's daily financial health.</w:t>
            </w:r>
          </w:p>
        </w:tc>
      </w:tr>
      <w:tr w:rsidR="008D19D8" w14:paraId="1038F03F" w14:textId="77777777" w:rsidTr="008D19D8">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AE17E3" w14:textId="74EA88E1" w:rsidR="008D19D8" w:rsidRPr="008D19D8" w:rsidRDefault="008D19D8" w:rsidP="008D19D8">
            <w:r w:rsidRPr="008D19D8">
              <w:rPr>
                <w:rFonts w:ascii="Segoe UI" w:hAnsi="Segoe UI" w:cs="Segoe UI"/>
                <w:sz w:val="21"/>
                <w:szCs w:val="21"/>
              </w:rPr>
              <w:t>User Activity Report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A9727E" w14:textId="1E78B2A3" w:rsidR="008D19D8" w:rsidRPr="008D19D8" w:rsidRDefault="002666AA" w:rsidP="008D19D8">
            <w:r w:rsidRPr="002666AA">
              <w:rPr>
                <w:rFonts w:ascii="Segoe UI" w:hAnsi="Segoe UI" w:cs="Segoe UI"/>
                <w:sz w:val="21"/>
                <w:szCs w:val="21"/>
              </w:rPr>
              <w:t>This report analyzes user interactions within the app, including page visits, click-through rates, time spent per session, and popular sections. It aids in understanding user behavior and preferences.</w:t>
            </w:r>
          </w:p>
        </w:tc>
      </w:tr>
      <w:tr w:rsidR="008D19D8" w14:paraId="40948225" w14:textId="77777777" w:rsidTr="008D19D8">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BEFD454" w14:textId="72CC2EFE" w:rsidR="008D19D8" w:rsidRPr="008D19D8" w:rsidRDefault="008D19D8" w:rsidP="008D19D8">
            <w:r w:rsidRPr="008D19D8">
              <w:rPr>
                <w:rFonts w:ascii="Segoe UI" w:hAnsi="Segoe UI" w:cs="Segoe UI"/>
                <w:sz w:val="21"/>
                <w:szCs w:val="21"/>
              </w:rPr>
              <w:t>Inventory Status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C5A624" w14:textId="30EC6DBB" w:rsidR="008D19D8" w:rsidRPr="008D19D8" w:rsidRDefault="00EA4E48" w:rsidP="008D19D8">
            <w:r w:rsidRPr="00EA4E48">
              <w:rPr>
                <w:rFonts w:ascii="Segoe UI" w:hAnsi="Segoe UI" w:cs="Segoe UI"/>
                <w:sz w:val="21"/>
                <w:szCs w:val="21"/>
              </w:rPr>
              <w:t>Monitoring stock levels, product availability, and tracking popular items that might need restocking or promotion. It helps in managing inventory efficiently to avoid stockouts or overstocking.</w:t>
            </w:r>
          </w:p>
        </w:tc>
      </w:tr>
      <w:tr w:rsidR="008D19D8" w14:paraId="5040A302" w14:textId="77777777" w:rsidTr="008D19D8">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3EF9FD" w14:textId="28D5037D" w:rsidR="008D19D8" w:rsidRPr="008D19D8" w:rsidRDefault="008D19D8" w:rsidP="008D19D8">
            <w:r w:rsidRPr="008D19D8">
              <w:rPr>
                <w:rFonts w:ascii="Segoe UI" w:hAnsi="Segoe UI" w:cs="Segoe UI"/>
                <w:sz w:val="21"/>
                <w:szCs w:val="21"/>
              </w:rPr>
              <w:t>Conversion Rate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B2B657" w14:textId="36382AB4" w:rsidR="008D19D8" w:rsidRPr="008D19D8" w:rsidRDefault="00EA4E48" w:rsidP="008D19D8">
            <w:r w:rsidRPr="00EA4E48">
              <w:rPr>
                <w:rFonts w:ascii="Segoe UI" w:hAnsi="Segoe UI" w:cs="Segoe UI"/>
                <w:sz w:val="21"/>
                <w:szCs w:val="21"/>
              </w:rPr>
              <w:t>Evaluating the rate at which app visits convert into actual purchases. It involves analyzing user flows, identifying bottlenecks, and optimizing the app's checkout process.</w:t>
            </w:r>
          </w:p>
        </w:tc>
      </w:tr>
      <w:tr w:rsidR="008D19D8" w14:paraId="459FE8AB" w14:textId="77777777" w:rsidTr="008D19D8">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9577BE8" w14:textId="6EB31991" w:rsidR="008D19D8" w:rsidRPr="008D19D8" w:rsidRDefault="008D19D8" w:rsidP="008D19D8">
            <w:r w:rsidRPr="008D19D8">
              <w:rPr>
                <w:rFonts w:ascii="Segoe UI" w:hAnsi="Segoe UI" w:cs="Segoe UI"/>
                <w:sz w:val="21"/>
                <w:szCs w:val="21"/>
              </w:rPr>
              <w:t>Customer Retention</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35C88B" w14:textId="585ECD99" w:rsidR="008D19D8" w:rsidRPr="008D19D8" w:rsidRDefault="008E67F9" w:rsidP="008D19D8">
            <w:r w:rsidRPr="008E67F9">
              <w:rPr>
                <w:rFonts w:ascii="Segoe UI" w:hAnsi="Segoe UI" w:cs="Segoe UI"/>
                <w:sz w:val="21"/>
                <w:szCs w:val="21"/>
              </w:rPr>
              <w:t>Tracking returning customers, their purchasing patterns, and measuring the effectiveness of strategies aimed at retaining customers. It helps in fostering loyalty and improving user retention rates.</w:t>
            </w:r>
          </w:p>
        </w:tc>
      </w:tr>
      <w:tr w:rsidR="008D19D8" w14:paraId="52B7518F" w14:textId="77777777" w:rsidTr="008D19D8">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F18446" w14:textId="0123F1BA" w:rsidR="008D19D8" w:rsidRPr="008D19D8" w:rsidRDefault="008D19D8" w:rsidP="008D19D8">
            <w:r w:rsidRPr="008D19D8">
              <w:rPr>
                <w:rFonts w:ascii="Segoe UI" w:hAnsi="Segoe UI" w:cs="Segoe UI"/>
                <w:sz w:val="21"/>
                <w:szCs w:val="21"/>
              </w:rPr>
              <w:t>Marketing Campaign</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39A32D7" w14:textId="1245C500" w:rsidR="008D19D8" w:rsidRPr="008D19D8" w:rsidRDefault="008E67F9" w:rsidP="008D19D8">
            <w:r w:rsidRPr="008E67F9">
              <w:rPr>
                <w:rFonts w:ascii="Segoe UI" w:hAnsi="Segoe UI" w:cs="Segoe UI"/>
                <w:sz w:val="21"/>
                <w:szCs w:val="21"/>
              </w:rPr>
              <w:t>Evaluating the success of different marketing initiatives, such as email campaigns, social media promotions, or discounts. It measures engagement and conversion generated by these campaigns.</w:t>
            </w:r>
          </w:p>
        </w:tc>
      </w:tr>
      <w:tr w:rsidR="008D19D8" w14:paraId="5E4F4093" w14:textId="77777777" w:rsidTr="008D19D8">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0C0EA9B" w14:textId="738651C2" w:rsidR="008D19D8" w:rsidRPr="008D19D8" w:rsidRDefault="008D19D8" w:rsidP="008D19D8">
            <w:r w:rsidRPr="008D19D8">
              <w:rPr>
                <w:rFonts w:ascii="Segoe UI" w:hAnsi="Segoe UI" w:cs="Segoe UI"/>
                <w:sz w:val="21"/>
                <w:szCs w:val="21"/>
              </w:rPr>
              <w:lastRenderedPageBreak/>
              <w:t>Trend Analysis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B02582" w14:textId="66755FCB" w:rsidR="008D19D8" w:rsidRPr="008D19D8" w:rsidRDefault="00D81D04" w:rsidP="008D19D8">
            <w:r w:rsidRPr="00D81D04">
              <w:rPr>
                <w:rFonts w:ascii="Segoe UI" w:hAnsi="Segoe UI" w:cs="Segoe UI"/>
                <w:sz w:val="21"/>
                <w:szCs w:val="21"/>
              </w:rPr>
              <w:t>:Identifying popular products, brands, or categories, and analyzing shopping trends based on customer preferences, seasonal variations, or emerging fashion trends. It aids in making informed decisions regarding product assortment and marketing strategies.</w:t>
            </w:r>
          </w:p>
        </w:tc>
      </w:tr>
    </w:tbl>
    <w:p w14:paraId="37E2E3C0" w14:textId="4AE6D642" w:rsidR="4F936DC5" w:rsidRDefault="4F936DC5" w:rsidP="4F936DC5">
      <w:pPr>
        <w:spacing w:line="257" w:lineRule="auto"/>
      </w:pPr>
      <w:r w:rsidRPr="4F936DC5">
        <w:rPr>
          <w:rFonts w:ascii="Calibri" w:eastAsia="Calibri" w:hAnsi="Calibri" w:cs="Calibri"/>
          <w:b/>
          <w:bCs/>
          <w:sz w:val="32"/>
          <w:szCs w:val="32"/>
        </w:rPr>
        <w:t xml:space="preserve"> </w:t>
      </w:r>
    </w:p>
    <w:p w14:paraId="4DCC9DE5" w14:textId="290BBDB0" w:rsidR="00245BD1" w:rsidRDefault="00245BD1" w:rsidP="4F936DC5">
      <w:pPr>
        <w:spacing w:line="257" w:lineRule="auto"/>
      </w:pPr>
      <w:r w:rsidRPr="4F936DC5">
        <w:rPr>
          <w:rFonts w:ascii="Calibri" w:eastAsia="Calibri" w:hAnsi="Calibri" w:cs="Calibri"/>
          <w:b/>
          <w:sz w:val="32"/>
          <w:szCs w:val="32"/>
        </w:rPr>
        <w:t>Technologies</w:t>
      </w:r>
    </w:p>
    <w:p w14:paraId="64E73427" w14:textId="2DF6B51D" w:rsidR="00245BD1" w:rsidRDefault="00245BD1" w:rsidP="4F936DC5">
      <w:pPr>
        <w:spacing w:line="257" w:lineRule="auto"/>
      </w:pPr>
      <w:r w:rsidRPr="4F936DC5">
        <w:rPr>
          <w:rFonts w:ascii="Calibri" w:eastAsia="Calibri" w:hAnsi="Calibri" w:cs="Calibri"/>
          <w:b/>
          <w:sz w:val="32"/>
          <w:szCs w:val="32"/>
        </w:rPr>
        <w:t>SQL Based Application:</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80"/>
        <w:gridCol w:w="4864"/>
      </w:tblGrid>
      <w:tr w:rsidR="00607DDE" w14:paraId="42FE60CE" w14:textId="77777777" w:rsidTr="00607DDE">
        <w:trPr>
          <w:trHeight w:val="300"/>
        </w:trPr>
        <w:tc>
          <w:tcPr>
            <w:tcW w:w="4480" w:type="dxa"/>
            <w:tcBorders>
              <w:top w:val="single" w:sz="6" w:space="0" w:color="auto"/>
              <w:left w:val="single" w:sz="6" w:space="0" w:color="auto"/>
              <w:bottom w:val="single" w:sz="6" w:space="0" w:color="auto"/>
              <w:right w:val="single" w:sz="6" w:space="0" w:color="auto"/>
            </w:tcBorders>
            <w:shd w:val="clear" w:color="auto" w:fill="auto"/>
            <w:hideMark/>
          </w:tcPr>
          <w:p w14:paraId="53FAA74E"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Front End</w:t>
            </w:r>
            <w:r>
              <w:rPr>
                <w:rStyle w:val="eop"/>
                <w:rFonts w:ascii="Calibri" w:hAnsi="Calibri" w:cs="Calibri"/>
                <w:sz w:val="32"/>
                <w:szCs w:val="32"/>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51F15000"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Editor:</w:t>
            </w:r>
            <w:r>
              <w:rPr>
                <w:rStyle w:val="normaltextrun"/>
                <w:rFonts w:ascii="Calibri" w:hAnsi="Calibri" w:cs="Calibri"/>
                <w:sz w:val="22"/>
                <w:szCs w:val="22"/>
              </w:rPr>
              <w:t xml:space="preserve"> </w:t>
            </w:r>
            <w:r>
              <w:rPr>
                <w:rStyle w:val="normaltextrun"/>
                <w:rFonts w:ascii="Calibri" w:hAnsi="Calibri" w:cs="Calibri"/>
                <w:sz w:val="32"/>
                <w:szCs w:val="32"/>
              </w:rPr>
              <w:t>Visual Studio (versatile integrated development environment (IDE) used for front-end</w:t>
            </w:r>
            <w:r>
              <w:rPr>
                <w:rStyle w:val="eop"/>
                <w:rFonts w:ascii="Calibri" w:hAnsi="Calibri" w:cs="Calibri"/>
                <w:sz w:val="32"/>
                <w:szCs w:val="32"/>
              </w:rPr>
              <w:t> </w:t>
            </w:r>
          </w:p>
          <w:p w14:paraId="3196E2B9"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04849B11"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Language:</w:t>
            </w:r>
            <w:r>
              <w:rPr>
                <w:rStyle w:val="normaltextrun"/>
                <w:rFonts w:ascii="Calibri" w:hAnsi="Calibri" w:cs="Calibri"/>
                <w:sz w:val="22"/>
                <w:szCs w:val="22"/>
              </w:rPr>
              <w:t xml:space="preserve"> </w:t>
            </w:r>
            <w:r>
              <w:rPr>
                <w:rStyle w:val="normaltextrun"/>
                <w:rFonts w:ascii="Calibri" w:hAnsi="Calibri" w:cs="Calibri"/>
                <w:sz w:val="32"/>
                <w:szCs w:val="32"/>
              </w:rPr>
              <w:t>HTML, CSS used for front-end development.</w:t>
            </w:r>
            <w:r>
              <w:rPr>
                <w:rStyle w:val="eop"/>
                <w:rFonts w:ascii="Calibri" w:hAnsi="Calibri" w:cs="Calibri"/>
                <w:sz w:val="32"/>
                <w:szCs w:val="32"/>
              </w:rPr>
              <w:t> </w:t>
            </w:r>
          </w:p>
          <w:p w14:paraId="6E3D9611"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4BB30189"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Framework:</w:t>
            </w:r>
            <w:r>
              <w:rPr>
                <w:rStyle w:val="normaltextrun"/>
                <w:rFonts w:ascii="Calibri" w:hAnsi="Calibri" w:cs="Calibri"/>
                <w:sz w:val="22"/>
                <w:szCs w:val="22"/>
              </w:rPr>
              <w:t xml:space="preserve"> </w:t>
            </w:r>
            <w:r>
              <w:rPr>
                <w:rStyle w:val="normaltextrun"/>
                <w:rFonts w:ascii="Calibri" w:hAnsi="Calibri" w:cs="Calibri"/>
                <w:sz w:val="32"/>
                <w:szCs w:val="32"/>
              </w:rPr>
              <w:t>HTML, CSS</w:t>
            </w:r>
            <w:r>
              <w:rPr>
                <w:rStyle w:val="eop"/>
                <w:rFonts w:ascii="Calibri" w:hAnsi="Calibri" w:cs="Calibri"/>
                <w:sz w:val="32"/>
                <w:szCs w:val="32"/>
              </w:rPr>
              <w:t> </w:t>
            </w:r>
          </w:p>
          <w:p w14:paraId="2D4ECC3F"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tc>
      </w:tr>
      <w:tr w:rsidR="00607DDE" w14:paraId="67543444" w14:textId="77777777" w:rsidTr="00607DDE">
        <w:trPr>
          <w:trHeight w:val="300"/>
        </w:trPr>
        <w:tc>
          <w:tcPr>
            <w:tcW w:w="4480" w:type="dxa"/>
            <w:tcBorders>
              <w:top w:val="single" w:sz="6" w:space="0" w:color="auto"/>
              <w:left w:val="single" w:sz="6" w:space="0" w:color="auto"/>
              <w:bottom w:val="single" w:sz="6" w:space="0" w:color="auto"/>
              <w:right w:val="single" w:sz="6" w:space="0" w:color="auto"/>
            </w:tcBorders>
            <w:shd w:val="clear" w:color="auto" w:fill="auto"/>
            <w:hideMark/>
          </w:tcPr>
          <w:p w14:paraId="33D4A976"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Back End</w:t>
            </w:r>
            <w:r>
              <w:rPr>
                <w:rStyle w:val="eop"/>
                <w:rFonts w:ascii="Calibri" w:hAnsi="Calibri" w:cs="Calibri"/>
                <w:sz w:val="32"/>
                <w:szCs w:val="32"/>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0075D98E" w14:textId="4B8F17DF"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Editor:</w:t>
            </w:r>
            <w:r>
              <w:rPr>
                <w:rStyle w:val="normaltextrun"/>
                <w:rFonts w:ascii="Calibri" w:hAnsi="Calibri" w:cs="Calibri"/>
                <w:b/>
                <w:bCs/>
                <w:sz w:val="32"/>
                <w:szCs w:val="32"/>
              </w:rPr>
              <w:t xml:space="preserve"> </w:t>
            </w:r>
            <w:r>
              <w:rPr>
                <w:rStyle w:val="normaltextrun"/>
                <w:rFonts w:ascii="Calibri" w:hAnsi="Calibri" w:cs="Calibri"/>
                <w:sz w:val="32"/>
                <w:szCs w:val="32"/>
              </w:rPr>
              <w:t>Visual Studio</w:t>
            </w:r>
            <w:r>
              <w:rPr>
                <w:rStyle w:val="eop"/>
                <w:rFonts w:ascii="Calibri" w:hAnsi="Calibri" w:cs="Calibri"/>
                <w:sz w:val="32"/>
                <w:szCs w:val="32"/>
              </w:rPr>
              <w:t> </w:t>
            </w:r>
          </w:p>
          <w:p w14:paraId="4427CD37"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45F88C66" w14:textId="4B93AC23"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Language:</w:t>
            </w:r>
            <w:r>
              <w:rPr>
                <w:rStyle w:val="normaltextrun"/>
                <w:rFonts w:ascii="Calibri" w:hAnsi="Calibri" w:cs="Calibri"/>
                <w:b/>
                <w:bCs/>
                <w:sz w:val="32"/>
                <w:szCs w:val="32"/>
              </w:rPr>
              <w:t xml:space="preserve"> </w:t>
            </w:r>
            <w:r>
              <w:rPr>
                <w:rStyle w:val="normaltextrun"/>
                <w:rFonts w:ascii="Calibri" w:hAnsi="Calibri" w:cs="Calibri"/>
                <w:sz w:val="32"/>
                <w:szCs w:val="32"/>
              </w:rPr>
              <w:t>JavaScript</w:t>
            </w:r>
            <w:r>
              <w:rPr>
                <w:rStyle w:val="eop"/>
                <w:rFonts w:ascii="Calibri" w:hAnsi="Calibri" w:cs="Calibri"/>
                <w:sz w:val="32"/>
                <w:szCs w:val="32"/>
              </w:rPr>
              <w:t> </w:t>
            </w:r>
          </w:p>
          <w:p w14:paraId="6B2F0D0E"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0714B06D" w14:textId="7B3FAAA8"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Framework:</w:t>
            </w:r>
            <w:r>
              <w:rPr>
                <w:rStyle w:val="normaltextrun"/>
                <w:rFonts w:ascii="Calibri" w:hAnsi="Calibri" w:cs="Calibri"/>
                <w:b/>
                <w:bCs/>
                <w:sz w:val="32"/>
                <w:szCs w:val="32"/>
              </w:rPr>
              <w:t xml:space="preserve"> </w:t>
            </w:r>
            <w:r>
              <w:rPr>
                <w:rStyle w:val="normaltextrun"/>
                <w:rFonts w:ascii="Calibri" w:hAnsi="Calibri" w:cs="Calibri"/>
                <w:sz w:val="32"/>
                <w:szCs w:val="32"/>
              </w:rPr>
              <w:t>Node.js</w:t>
            </w:r>
            <w:r>
              <w:rPr>
                <w:rStyle w:val="eop"/>
                <w:rFonts w:ascii="Calibri" w:hAnsi="Calibri" w:cs="Calibri"/>
                <w:sz w:val="32"/>
                <w:szCs w:val="32"/>
              </w:rPr>
              <w:t> </w:t>
            </w:r>
          </w:p>
          <w:p w14:paraId="3FC0ED16" w14:textId="77777777" w:rsidR="00607DDE" w:rsidRDefault="00607DDE" w:rsidP="00607DD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tc>
      </w:tr>
    </w:tbl>
    <w:p w14:paraId="78011C15" w14:textId="57A4A48F" w:rsidR="4F936DC5" w:rsidRDefault="4F936DC5" w:rsidP="4F936DC5">
      <w:pPr>
        <w:spacing w:line="257" w:lineRule="auto"/>
      </w:pPr>
      <w:r w:rsidRPr="4F936DC5">
        <w:rPr>
          <w:rFonts w:ascii="Calibri" w:eastAsia="Calibri" w:hAnsi="Calibri" w:cs="Calibri"/>
          <w:b/>
          <w:bCs/>
          <w:sz w:val="32"/>
          <w:szCs w:val="32"/>
        </w:rPr>
        <w:t xml:space="preserve"> </w:t>
      </w:r>
    </w:p>
    <w:p w14:paraId="662AF8F7" w14:textId="4CB1E97F" w:rsidR="4F936DC5" w:rsidRDefault="4F936DC5" w:rsidP="4F936DC5">
      <w:pPr>
        <w:spacing w:line="257" w:lineRule="auto"/>
      </w:pPr>
      <w:r w:rsidRPr="4F936DC5">
        <w:rPr>
          <w:rFonts w:ascii="Calibri" w:eastAsia="Calibri" w:hAnsi="Calibri" w:cs="Calibri"/>
          <w:b/>
          <w:bCs/>
          <w:sz w:val="32"/>
          <w:szCs w:val="32"/>
        </w:rPr>
        <w:t xml:space="preserve"> </w:t>
      </w:r>
    </w:p>
    <w:p w14:paraId="14F132F1" w14:textId="5BD1178C" w:rsidR="00097A0D" w:rsidRDefault="00097A0D" w:rsidP="4F936DC5">
      <w:pPr>
        <w:spacing w:line="257" w:lineRule="auto"/>
      </w:pPr>
      <w:r w:rsidRPr="4F936DC5">
        <w:rPr>
          <w:rFonts w:ascii="Calibri" w:eastAsia="Calibri" w:hAnsi="Calibri" w:cs="Calibri"/>
          <w:b/>
          <w:sz w:val="32"/>
          <w:szCs w:val="32"/>
        </w:rPr>
        <w:t>Why? What?</w:t>
      </w:r>
    </w:p>
    <w:p w14:paraId="63824B50" w14:textId="415FDCFD" w:rsidR="00245BD1" w:rsidRDefault="00245BD1" w:rsidP="4F936DC5">
      <w:pPr>
        <w:spacing w:line="257" w:lineRule="auto"/>
      </w:pPr>
      <w:r w:rsidRPr="4F936DC5">
        <w:rPr>
          <w:rFonts w:ascii="Calibri" w:eastAsia="Calibri" w:hAnsi="Calibri" w:cs="Calibri"/>
          <w:b/>
          <w:sz w:val="32"/>
          <w:szCs w:val="32"/>
        </w:rPr>
        <w:t>[[Write why this application is required]]</w:t>
      </w:r>
    </w:p>
    <w:p w14:paraId="2A8CB9CF" w14:textId="2F6FAC13" w:rsidR="00717310" w:rsidRDefault="005D745F" w:rsidP="4F936DC5">
      <w:pPr>
        <w:spacing w:line="257" w:lineRule="auto"/>
      </w:pPr>
      <w:r w:rsidRPr="4F936DC5">
        <w:rPr>
          <w:rFonts w:ascii="Calibri" w:eastAsia="Calibri" w:hAnsi="Calibri" w:cs="Calibri"/>
          <w:sz w:val="32"/>
          <w:szCs w:val="32"/>
        </w:rPr>
        <w:t>Myntra is an indispensable application due to its convenience, offering a vast array of fashion products from numerous brands, personalized recommendations, intuitive user interface, exclusive deals, reliable delivery, and hassle-free returns. It's a one-stop destination that caters to diverse fashion needs, providing users with trends, reviews, and a seamless shopping experience from the comfort of their homes.</w:t>
      </w:r>
    </w:p>
    <w:p w14:paraId="12EF43E9" w14:textId="06B086E9" w:rsidR="00245BD1" w:rsidRDefault="00245BD1" w:rsidP="4F936DC5">
      <w:pPr>
        <w:spacing w:line="257" w:lineRule="auto"/>
      </w:pPr>
      <w:r w:rsidRPr="4F936DC5">
        <w:rPr>
          <w:rFonts w:ascii="Calibri" w:eastAsia="Calibri" w:hAnsi="Calibri" w:cs="Calibri"/>
          <w:sz w:val="32"/>
          <w:szCs w:val="32"/>
        </w:rPr>
        <w:t>List of similar applications :</w:t>
      </w:r>
    </w:p>
    <w:tbl>
      <w:tblPr>
        <w:tblStyle w:val="TableGrid"/>
        <w:tblW w:w="0" w:type="auto"/>
        <w:tblLayout w:type="fixed"/>
        <w:tblLook w:val="04A0" w:firstRow="1" w:lastRow="0" w:firstColumn="1" w:lastColumn="0" w:noHBand="0" w:noVBand="1"/>
      </w:tblPr>
      <w:tblGrid>
        <w:gridCol w:w="5385"/>
        <w:gridCol w:w="5385"/>
      </w:tblGrid>
      <w:tr w:rsidR="4F936DC5" w14:paraId="346382B2"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CBE69D4" w14:textId="68F0B4CF" w:rsidR="4F936DC5" w:rsidRDefault="4F936DC5" w:rsidP="4F936DC5">
            <w:r w:rsidRPr="4F936DC5">
              <w:rPr>
                <w:rFonts w:ascii="Calibri" w:eastAsia="Calibri" w:hAnsi="Calibri" w:cs="Calibri"/>
                <w:sz w:val="32"/>
                <w:szCs w:val="32"/>
              </w:rPr>
              <w:t>Application Name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9561532" w14:textId="708A622E" w:rsidR="4F936DC5" w:rsidRDefault="4F936DC5" w:rsidP="4F936DC5">
            <w:r w:rsidRPr="4F936DC5">
              <w:rPr>
                <w:rFonts w:ascii="Calibri" w:eastAsia="Calibri" w:hAnsi="Calibri" w:cs="Calibri"/>
                <w:sz w:val="32"/>
                <w:szCs w:val="32"/>
              </w:rPr>
              <w:t>URL</w:t>
            </w:r>
          </w:p>
        </w:tc>
      </w:tr>
      <w:tr w:rsidR="4F936DC5" w14:paraId="5123F2C8"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AB1AAA4" w14:textId="42FB2C95" w:rsidR="4F936DC5" w:rsidRDefault="4F936DC5" w:rsidP="4F936DC5">
            <w:r w:rsidRPr="4F936DC5">
              <w:rPr>
                <w:rFonts w:ascii="Calibri" w:eastAsia="Calibri" w:hAnsi="Calibri" w:cs="Calibri"/>
                <w:sz w:val="32"/>
                <w:szCs w:val="32"/>
              </w:rPr>
              <w:t>Ajio</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EC1C89E" w14:textId="563A814F" w:rsidR="4F936DC5" w:rsidRDefault="00000000" w:rsidP="4F936DC5">
            <w:hyperlink r:id="rId9">
              <w:r w:rsidR="4F936DC5" w:rsidRPr="4F936DC5">
                <w:rPr>
                  <w:rStyle w:val="Hyperlink"/>
                  <w:rFonts w:ascii="Calibri" w:eastAsia="Calibri" w:hAnsi="Calibri" w:cs="Calibri"/>
                </w:rPr>
                <w:t>Online Shopping for Women, Men, Kids – Clothing, Footwear | AJIO</w:t>
              </w:r>
            </w:hyperlink>
          </w:p>
        </w:tc>
      </w:tr>
      <w:tr w:rsidR="4F936DC5" w14:paraId="70E4B72B"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EA326EC" w14:textId="4AF36D60" w:rsidR="4F936DC5" w:rsidRDefault="4F936DC5" w:rsidP="4F936DC5">
            <w:r w:rsidRPr="4F936DC5">
              <w:rPr>
                <w:rFonts w:ascii="Calibri" w:eastAsia="Calibri" w:hAnsi="Calibri" w:cs="Calibri"/>
                <w:sz w:val="32"/>
                <w:szCs w:val="32"/>
              </w:rPr>
              <w:lastRenderedPageBreak/>
              <w:t>Limeroad</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4A0A9BAD" w14:textId="28AC6DA0" w:rsidR="4F936DC5" w:rsidRDefault="00000000" w:rsidP="4F936DC5">
            <w:hyperlink r:id="rId10">
              <w:r w:rsidR="4F936DC5" w:rsidRPr="4F936DC5">
                <w:rPr>
                  <w:rStyle w:val="Hyperlink"/>
                  <w:rFonts w:ascii="Calibri" w:eastAsia="Calibri" w:hAnsi="Calibri" w:cs="Calibri"/>
                </w:rPr>
                <w:t>Online Shopping Site - Shop Men &amp; Women Fashion Online in India (limeroad.com)</w:t>
              </w:r>
            </w:hyperlink>
          </w:p>
        </w:tc>
      </w:tr>
      <w:tr w:rsidR="4F936DC5" w14:paraId="34591D2B"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8D55267" w14:textId="174EB91F" w:rsidR="4F936DC5" w:rsidRDefault="4F936DC5" w:rsidP="4F936DC5">
            <w:r w:rsidRPr="4F936DC5">
              <w:rPr>
                <w:rFonts w:ascii="Calibri" w:eastAsia="Calibri" w:hAnsi="Calibri" w:cs="Calibri"/>
                <w:sz w:val="32"/>
                <w:szCs w:val="32"/>
              </w:rPr>
              <w:t>Amazon Fashion</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75F6612B" w14:textId="4C5E91ED" w:rsidR="4F936DC5" w:rsidRDefault="00000000" w:rsidP="4F936DC5">
            <w:hyperlink r:id="rId11">
              <w:r w:rsidR="4F936DC5" w:rsidRPr="4F936DC5">
                <w:rPr>
                  <w:rStyle w:val="Hyperlink"/>
                  <w:rFonts w:ascii="Calibri" w:eastAsia="Calibri" w:hAnsi="Calibri" w:cs="Calibri"/>
                </w:rPr>
                <w:t>Amazon Fashion: Clothing, Footwear and Accessories online for Men, Women and Kids</w:t>
              </w:r>
            </w:hyperlink>
          </w:p>
        </w:tc>
      </w:tr>
      <w:tr w:rsidR="4F936DC5" w14:paraId="238622CF"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771D504" w14:textId="616640FB" w:rsidR="4F936DC5" w:rsidRDefault="4F936DC5" w:rsidP="4F936DC5">
            <w:r w:rsidRPr="4F936DC5">
              <w:rPr>
                <w:rFonts w:ascii="Calibri" w:eastAsia="Calibri" w:hAnsi="Calibri" w:cs="Calibri"/>
                <w:sz w:val="32"/>
                <w:szCs w:val="32"/>
              </w:rPr>
              <w:t>Snapdeal</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5A849F5" w14:textId="7D5CF5CB" w:rsidR="4F936DC5" w:rsidRDefault="00000000" w:rsidP="4F936DC5">
            <w:hyperlink r:id="rId12">
              <w:r w:rsidR="4F936DC5" w:rsidRPr="4F936DC5">
                <w:rPr>
                  <w:rStyle w:val="Hyperlink"/>
                  <w:rFonts w:ascii="Calibri" w:eastAsia="Calibri" w:hAnsi="Calibri" w:cs="Calibri"/>
                </w:rPr>
                <w:t>Shop Online for Men, Women &amp; Kids Clothing, Shoes, Home Decor Items (snapdeal.com)</w:t>
              </w:r>
            </w:hyperlink>
          </w:p>
        </w:tc>
      </w:tr>
    </w:tbl>
    <w:p w14:paraId="4F27FACE" w14:textId="5B668A64" w:rsidR="4F936DC5" w:rsidRDefault="4F936DC5" w:rsidP="4F936DC5">
      <w:pPr>
        <w:spacing w:line="257" w:lineRule="auto"/>
      </w:pPr>
      <w:r w:rsidRPr="4F936DC5">
        <w:rPr>
          <w:rFonts w:ascii="Calibri" w:eastAsia="Calibri" w:hAnsi="Calibri" w:cs="Calibri"/>
          <w:sz w:val="32"/>
          <w:szCs w:val="32"/>
        </w:rPr>
        <w:t xml:space="preserve"> </w:t>
      </w:r>
    </w:p>
    <w:p w14:paraId="2E221807" w14:textId="75847912" w:rsidR="00245BD1" w:rsidRDefault="002F3784" w:rsidP="4F936DC5">
      <w:pPr>
        <w:spacing w:line="257" w:lineRule="auto"/>
      </w:pPr>
      <w:r w:rsidRPr="4F936DC5">
        <w:rPr>
          <w:rFonts w:ascii="Calibri" w:eastAsia="Calibri" w:hAnsi="Calibri" w:cs="Calibri"/>
          <w:b/>
          <w:sz w:val="32"/>
          <w:szCs w:val="32"/>
        </w:rPr>
        <w:t>2.</w:t>
      </w:r>
      <w:r w:rsidR="00245BD1" w:rsidRPr="4F936DC5">
        <w:rPr>
          <w:rFonts w:ascii="Calibri" w:eastAsia="Calibri" w:hAnsi="Calibri" w:cs="Calibri"/>
          <w:b/>
          <w:sz w:val="32"/>
          <w:szCs w:val="32"/>
        </w:rPr>
        <w:t>Section-2</w:t>
      </w:r>
    </w:p>
    <w:p w14:paraId="6E58BF6C" w14:textId="4C0AC56E" w:rsidR="00245BD1" w:rsidRDefault="00245BD1" w:rsidP="4F936DC5">
      <w:pPr>
        <w:spacing w:line="257" w:lineRule="auto"/>
      </w:pPr>
      <w:r w:rsidRPr="4F936DC5">
        <w:rPr>
          <w:rFonts w:ascii="Calibri" w:eastAsia="Calibri" w:hAnsi="Calibri" w:cs="Calibri"/>
          <w:b/>
          <w:sz w:val="32"/>
          <w:szCs w:val="32"/>
          <w:u w:val="single"/>
        </w:rPr>
        <w:t>DDL,DML,TCL operations</w:t>
      </w:r>
    </w:p>
    <w:p w14:paraId="4F5B4A02" w14:textId="3ED8E1D6" w:rsidR="00245BD1" w:rsidRDefault="00245BD1" w:rsidP="4F936DC5">
      <w:pPr>
        <w:spacing w:line="257" w:lineRule="auto"/>
      </w:pPr>
      <w:r w:rsidRPr="4F936DC5">
        <w:rPr>
          <w:rFonts w:ascii="Calibri" w:eastAsia="Calibri" w:hAnsi="Calibri" w:cs="Calibri"/>
          <w:b/>
          <w:sz w:val="32"/>
          <w:szCs w:val="32"/>
        </w:rPr>
        <w:t>Table Details</w:t>
      </w:r>
    </w:p>
    <w:p w14:paraId="1EAAF3C3" w14:textId="0A4F6033" w:rsidR="00245BD1" w:rsidRDefault="00245BD1" w:rsidP="4F936DC5">
      <w:pPr>
        <w:spacing w:line="257" w:lineRule="auto"/>
      </w:pPr>
      <w:r w:rsidRPr="4F936DC5">
        <w:rPr>
          <w:rFonts w:ascii="Calibri" w:eastAsia="Calibri" w:hAnsi="Calibri" w:cs="Calibri"/>
          <w:b/>
          <w:sz w:val="32"/>
          <w:szCs w:val="32"/>
        </w:rPr>
        <w:t>Other than user Table there should be five master and six transaction tables</w:t>
      </w:r>
    </w:p>
    <w:p w14:paraId="5357E2E7" w14:textId="6F04AE37" w:rsidR="00245BD1" w:rsidRDefault="00245BD1" w:rsidP="4F936DC5">
      <w:pPr>
        <w:spacing w:line="257" w:lineRule="auto"/>
      </w:pPr>
      <w:r w:rsidRPr="4F936DC5">
        <w:rPr>
          <w:rFonts w:ascii="Calibri" w:eastAsia="Calibri" w:hAnsi="Calibri" w:cs="Calibri"/>
          <w:b/>
          <w:sz w:val="32"/>
          <w:szCs w:val="32"/>
        </w:rPr>
        <w:t>Master Table</w:t>
      </w:r>
    </w:p>
    <w:tbl>
      <w:tblPr>
        <w:tblStyle w:val="TableGrid"/>
        <w:tblW w:w="10770" w:type="dxa"/>
        <w:tblLayout w:type="fixed"/>
        <w:tblLook w:val="04A0" w:firstRow="1" w:lastRow="0" w:firstColumn="1" w:lastColumn="0" w:noHBand="0" w:noVBand="1"/>
      </w:tblPr>
      <w:tblGrid>
        <w:gridCol w:w="5385"/>
        <w:gridCol w:w="5385"/>
      </w:tblGrid>
      <w:tr w:rsidR="00245BD1" w14:paraId="133642C3"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DB14860" w14:textId="154AE2DB" w:rsidR="00245BD1" w:rsidRDefault="00245BD1" w:rsidP="00E9575C">
            <w:r w:rsidRPr="4F936DC5">
              <w:rPr>
                <w:rFonts w:ascii="Calibri" w:eastAsia="Calibri" w:hAnsi="Calibri" w:cs="Calibri"/>
                <w:b/>
                <w:sz w:val="32"/>
                <w:szCs w:val="32"/>
              </w:rPr>
              <w:t>Table Name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1504814" w14:textId="4A23EA40" w:rsidR="00245BD1" w:rsidRDefault="00245BD1" w:rsidP="00E9575C">
            <w:r w:rsidRPr="4F936DC5">
              <w:rPr>
                <w:rFonts w:ascii="Calibri" w:eastAsia="Calibri" w:hAnsi="Calibri" w:cs="Calibri"/>
                <w:b/>
                <w:sz w:val="32"/>
                <w:szCs w:val="32"/>
              </w:rPr>
              <w:t>Purpose</w:t>
            </w:r>
          </w:p>
        </w:tc>
      </w:tr>
      <w:tr w:rsidR="005173F6" w14:paraId="430BA97E"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174EC3" w14:textId="6CC9B226" w:rsidR="005173F6" w:rsidRPr="005173F6" w:rsidRDefault="005173F6" w:rsidP="005173F6">
            <w:pPr>
              <w:spacing w:line="257" w:lineRule="auto"/>
            </w:pPr>
            <w:r w:rsidRPr="005173F6">
              <w:rPr>
                <w:rFonts w:ascii="Segoe UI" w:hAnsi="Segoe UI" w:cs="Segoe UI"/>
                <w:sz w:val="21"/>
                <w:szCs w:val="21"/>
              </w:rPr>
              <w:t>User</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99C9C" w14:textId="571075A6" w:rsidR="005173F6" w:rsidRPr="005173F6" w:rsidRDefault="005173F6" w:rsidP="005173F6">
            <w:pPr>
              <w:spacing w:line="257" w:lineRule="auto"/>
            </w:pPr>
            <w:r w:rsidRPr="005173F6">
              <w:rPr>
                <w:rFonts w:ascii="Segoe UI" w:hAnsi="Segoe UI" w:cs="Segoe UI"/>
                <w:sz w:val="21"/>
                <w:szCs w:val="21"/>
              </w:rPr>
              <w:t>Manages user accounts and facilitates login</w:t>
            </w:r>
          </w:p>
        </w:tc>
      </w:tr>
      <w:tr w:rsidR="005173F6" w:rsidRPr="00A838AB" w14:paraId="42FA1126"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AEF925" w14:textId="609B55FF" w:rsidR="005173F6" w:rsidRPr="005173F6" w:rsidRDefault="005173F6" w:rsidP="005173F6">
            <w:pPr>
              <w:spacing w:after="160" w:line="257" w:lineRule="auto"/>
            </w:pPr>
            <w:r w:rsidRPr="005173F6">
              <w:rPr>
                <w:rFonts w:ascii="Segoe UI" w:hAnsi="Segoe UI" w:cs="Segoe UI"/>
                <w:sz w:val="21"/>
                <w:szCs w:val="21"/>
              </w:rPr>
              <w:t>Customer Details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83CAA70" w14:textId="0751DE00" w:rsidR="005173F6" w:rsidRPr="005173F6" w:rsidRDefault="005173F6" w:rsidP="005173F6">
            <w:pPr>
              <w:spacing w:after="160" w:line="257" w:lineRule="auto"/>
            </w:pPr>
            <w:r w:rsidRPr="005173F6">
              <w:rPr>
                <w:rFonts w:ascii="Segoe UI" w:hAnsi="Segoe UI" w:cs="Segoe UI"/>
                <w:sz w:val="21"/>
                <w:szCs w:val="21"/>
              </w:rPr>
              <w:t>Stores information of all customers who have shopped</w:t>
            </w:r>
          </w:p>
        </w:tc>
      </w:tr>
      <w:tr w:rsidR="005173F6" w:rsidRPr="00A838AB" w14:paraId="39EF1F70"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639942" w14:textId="231C9343" w:rsidR="005173F6" w:rsidRPr="005173F6" w:rsidRDefault="005173F6" w:rsidP="005173F6">
            <w:pPr>
              <w:spacing w:after="160" w:line="257" w:lineRule="auto"/>
            </w:pPr>
            <w:r w:rsidRPr="005173F6">
              <w:rPr>
                <w:rFonts w:ascii="Segoe UI" w:hAnsi="Segoe UI" w:cs="Segoe UI"/>
                <w:sz w:val="21"/>
                <w:szCs w:val="21"/>
              </w:rPr>
              <w:t>Category Details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944396" w14:textId="2C83F44B" w:rsidR="005173F6" w:rsidRPr="005173F6" w:rsidRDefault="005173F6" w:rsidP="005173F6">
            <w:pPr>
              <w:spacing w:after="160" w:line="257" w:lineRule="auto"/>
            </w:pPr>
            <w:r w:rsidRPr="005173F6">
              <w:rPr>
                <w:rFonts w:ascii="Segoe UI" w:hAnsi="Segoe UI" w:cs="Segoe UI"/>
                <w:sz w:val="21"/>
                <w:szCs w:val="21"/>
              </w:rPr>
              <w:t>Serves as a master table for various product categories</w:t>
            </w:r>
          </w:p>
        </w:tc>
      </w:tr>
      <w:tr w:rsidR="005173F6" w:rsidRPr="00A838AB" w14:paraId="641CF13E"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EF6527" w14:textId="6F07C309" w:rsidR="005173F6" w:rsidRPr="005173F6" w:rsidRDefault="005173F6" w:rsidP="005173F6">
            <w:pPr>
              <w:spacing w:after="160" w:line="257" w:lineRule="auto"/>
            </w:pPr>
            <w:r w:rsidRPr="005173F6">
              <w:rPr>
                <w:rFonts w:ascii="Segoe UI" w:hAnsi="Segoe UI" w:cs="Segoe UI"/>
                <w:sz w:val="21"/>
                <w:szCs w:val="21"/>
              </w:rPr>
              <w:t>Payment Methods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23E0F4" w14:textId="7324DFF3" w:rsidR="005173F6" w:rsidRPr="005173F6" w:rsidRDefault="005173F6" w:rsidP="005173F6">
            <w:pPr>
              <w:spacing w:after="160" w:line="257" w:lineRule="auto"/>
            </w:pPr>
            <w:r w:rsidRPr="005173F6">
              <w:rPr>
                <w:rFonts w:ascii="Segoe UI" w:hAnsi="Segoe UI" w:cs="Segoe UI"/>
                <w:sz w:val="21"/>
                <w:szCs w:val="21"/>
              </w:rPr>
              <w:t>Serves as a master table for various payment methods</w:t>
            </w:r>
          </w:p>
        </w:tc>
      </w:tr>
      <w:tr w:rsidR="005173F6" w:rsidRPr="00A838AB" w14:paraId="5632D017"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1A4D564" w14:textId="509919B5" w:rsidR="005173F6" w:rsidRPr="005173F6" w:rsidRDefault="005173F6" w:rsidP="005173F6">
            <w:pPr>
              <w:spacing w:after="160" w:line="257" w:lineRule="auto"/>
            </w:pPr>
            <w:r w:rsidRPr="005173F6">
              <w:rPr>
                <w:rFonts w:ascii="Segoe UI" w:hAnsi="Segoe UI" w:cs="Segoe UI"/>
                <w:sz w:val="21"/>
                <w:szCs w:val="21"/>
              </w:rPr>
              <w:t>Brands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2671F4D" w14:textId="5EDB484B" w:rsidR="005173F6" w:rsidRPr="005173F6" w:rsidRDefault="005173F6" w:rsidP="005173F6">
            <w:pPr>
              <w:spacing w:after="160" w:line="257" w:lineRule="auto"/>
            </w:pPr>
            <w:r w:rsidRPr="005173F6">
              <w:rPr>
                <w:rFonts w:ascii="Segoe UI" w:hAnsi="Segoe UI" w:cs="Segoe UI"/>
                <w:sz w:val="21"/>
                <w:szCs w:val="21"/>
              </w:rPr>
              <w:t>Serves as a master table for different product brands</w:t>
            </w:r>
          </w:p>
        </w:tc>
      </w:tr>
      <w:tr w:rsidR="005173F6" w:rsidRPr="00A838AB" w14:paraId="6DF25ABF"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EB988A" w14:textId="1F7C3EEA" w:rsidR="005173F6" w:rsidRPr="005173F6" w:rsidRDefault="005173F6" w:rsidP="005173F6">
            <w:pPr>
              <w:spacing w:after="160" w:line="257" w:lineRule="auto"/>
            </w:pPr>
            <w:r w:rsidRPr="005173F6">
              <w:rPr>
                <w:rFonts w:ascii="Segoe UI" w:hAnsi="Segoe UI" w:cs="Segoe UI"/>
                <w:sz w:val="21"/>
                <w:szCs w:val="21"/>
              </w:rPr>
              <w:t>Promotion</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ED7702" w14:textId="469C6BF4" w:rsidR="005173F6" w:rsidRPr="005173F6" w:rsidRDefault="005173F6" w:rsidP="005173F6">
            <w:pPr>
              <w:spacing w:after="160" w:line="257" w:lineRule="auto"/>
            </w:pPr>
            <w:r w:rsidRPr="005173F6">
              <w:rPr>
                <w:rFonts w:ascii="Segoe UI" w:hAnsi="Segoe UI" w:cs="Segoe UI"/>
                <w:sz w:val="21"/>
                <w:szCs w:val="21"/>
              </w:rPr>
              <w:t>Stores promotional campaign details</w:t>
            </w:r>
          </w:p>
        </w:tc>
      </w:tr>
      <w:tr w:rsidR="005173F6" w:rsidRPr="00A838AB" w14:paraId="4EFFBAEA"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78B3ED" w14:textId="10C09AD4" w:rsidR="005173F6" w:rsidRPr="005173F6" w:rsidRDefault="005173F6" w:rsidP="005173F6">
            <w:pPr>
              <w:spacing w:after="160" w:line="257" w:lineRule="auto"/>
            </w:pPr>
            <w:r w:rsidRPr="005173F6">
              <w:rPr>
                <w:rFonts w:ascii="Segoe UI" w:hAnsi="Segoe UI" w:cs="Segoe UI"/>
                <w:sz w:val="21"/>
                <w:szCs w:val="21"/>
              </w:rPr>
              <w:t>Order Details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27AF698" w14:textId="51F9C158" w:rsidR="005173F6" w:rsidRPr="005173F6" w:rsidRDefault="005173F6" w:rsidP="005173F6">
            <w:pPr>
              <w:spacing w:after="160" w:line="257" w:lineRule="auto"/>
            </w:pPr>
            <w:r w:rsidRPr="005173F6">
              <w:rPr>
                <w:rFonts w:ascii="Segoe UI" w:hAnsi="Segoe UI" w:cs="Segoe UI"/>
                <w:sz w:val="21"/>
                <w:szCs w:val="21"/>
              </w:rPr>
              <w:t>Records transactions and details of customer orders</w:t>
            </w:r>
          </w:p>
        </w:tc>
      </w:tr>
      <w:tr w:rsidR="005173F6" w:rsidRPr="00A838AB" w14:paraId="6B3DF990"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E30CD2" w14:textId="0FCEED69" w:rsidR="005173F6" w:rsidRPr="005173F6" w:rsidRDefault="005173F6" w:rsidP="005173F6">
            <w:pPr>
              <w:spacing w:after="160" w:line="257" w:lineRule="auto"/>
            </w:pPr>
            <w:r w:rsidRPr="005173F6">
              <w:rPr>
                <w:rFonts w:ascii="Segoe UI" w:hAnsi="Segoe UI" w:cs="Segoe UI"/>
                <w:sz w:val="21"/>
                <w:szCs w:val="21"/>
              </w:rPr>
              <w:t>Refund Transaction</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089764" w14:textId="2ED70843" w:rsidR="005173F6" w:rsidRPr="005173F6" w:rsidRDefault="005173F6" w:rsidP="005173F6">
            <w:pPr>
              <w:spacing w:after="160" w:line="257" w:lineRule="auto"/>
            </w:pPr>
            <w:r w:rsidRPr="005173F6">
              <w:rPr>
                <w:rFonts w:ascii="Segoe UI" w:hAnsi="Segoe UI" w:cs="Segoe UI"/>
                <w:sz w:val="21"/>
                <w:szCs w:val="21"/>
              </w:rPr>
              <w:t>Records transactions related to refunds</w:t>
            </w:r>
          </w:p>
        </w:tc>
      </w:tr>
      <w:tr w:rsidR="005173F6" w:rsidRPr="00A838AB" w14:paraId="37CF0B24"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338601" w14:textId="5633A6D1" w:rsidR="005173F6" w:rsidRPr="005173F6" w:rsidRDefault="005173F6" w:rsidP="005173F6">
            <w:r w:rsidRPr="005173F6">
              <w:rPr>
                <w:rFonts w:ascii="Segoe UI" w:hAnsi="Segoe UI" w:cs="Segoe UI"/>
                <w:sz w:val="21"/>
                <w:szCs w:val="21"/>
              </w:rPr>
              <w:t>Reviews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A72F360" w14:textId="3279A876" w:rsidR="005173F6" w:rsidRPr="005173F6" w:rsidRDefault="005173F6" w:rsidP="005173F6">
            <w:r w:rsidRPr="005173F6">
              <w:rPr>
                <w:rFonts w:ascii="Segoe UI" w:hAnsi="Segoe UI" w:cs="Segoe UI"/>
                <w:sz w:val="21"/>
                <w:szCs w:val="21"/>
              </w:rPr>
              <w:t>Stores customer reviews and ratings</w:t>
            </w:r>
          </w:p>
        </w:tc>
      </w:tr>
      <w:tr w:rsidR="005173F6" w:rsidRPr="00A838AB" w14:paraId="68A17F68"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BC7F2" w14:textId="48C5785F" w:rsidR="005173F6" w:rsidRPr="005173F6" w:rsidRDefault="005173F6" w:rsidP="005173F6">
            <w:r w:rsidRPr="005173F6">
              <w:rPr>
                <w:rFonts w:ascii="Segoe UI" w:hAnsi="Segoe UI" w:cs="Segoe UI"/>
                <w:sz w:val="21"/>
                <w:szCs w:val="21"/>
              </w:rPr>
              <w:t>Cart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F17CAD" w14:textId="708A73B6" w:rsidR="005173F6" w:rsidRPr="005173F6" w:rsidRDefault="005173F6" w:rsidP="005173F6">
            <w:r w:rsidRPr="005173F6">
              <w:rPr>
                <w:rFonts w:ascii="Segoe UI" w:hAnsi="Segoe UI" w:cs="Segoe UI"/>
                <w:sz w:val="21"/>
                <w:szCs w:val="21"/>
              </w:rPr>
              <w:t>Manages items added to the shopping cart</w:t>
            </w:r>
          </w:p>
        </w:tc>
      </w:tr>
      <w:tr w:rsidR="005173F6" w:rsidRPr="00A838AB" w14:paraId="68E2356F"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85C82F" w14:textId="54328F1A" w:rsidR="005173F6" w:rsidRPr="005173F6" w:rsidRDefault="005173F6" w:rsidP="005173F6">
            <w:pPr>
              <w:spacing w:after="160" w:line="257" w:lineRule="auto"/>
            </w:pPr>
            <w:r w:rsidRPr="005173F6">
              <w:rPr>
                <w:rFonts w:ascii="Segoe UI" w:hAnsi="Segoe UI" w:cs="Segoe UI"/>
                <w:sz w:val="21"/>
                <w:szCs w:val="21"/>
              </w:rPr>
              <w:t>Address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1012C6" w14:textId="1095209D" w:rsidR="005173F6" w:rsidRPr="005173F6" w:rsidRDefault="005173F6" w:rsidP="005173F6">
            <w:pPr>
              <w:spacing w:after="160" w:line="257" w:lineRule="auto"/>
            </w:pPr>
            <w:r w:rsidRPr="005173F6">
              <w:rPr>
                <w:rFonts w:ascii="Segoe UI" w:hAnsi="Segoe UI" w:cs="Segoe UI"/>
                <w:sz w:val="21"/>
                <w:szCs w:val="21"/>
              </w:rPr>
              <w:t>Stores shipping and billing addresses</w:t>
            </w:r>
          </w:p>
        </w:tc>
      </w:tr>
      <w:tr w:rsidR="005173F6" w:rsidRPr="00A838AB" w14:paraId="5F928EBF" w14:textId="77777777" w:rsidTr="005173F6">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A0FF7E" w14:textId="5462535B" w:rsidR="005173F6" w:rsidRPr="005173F6" w:rsidRDefault="005173F6" w:rsidP="005173F6">
            <w:r w:rsidRPr="005173F6">
              <w:rPr>
                <w:rFonts w:ascii="Segoe UI" w:hAnsi="Segoe UI" w:cs="Segoe UI"/>
                <w:sz w:val="21"/>
                <w:szCs w:val="21"/>
              </w:rPr>
              <w:t>Product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F9ACD8" w14:textId="2BB2B20F" w:rsidR="005173F6" w:rsidRPr="005173F6" w:rsidRDefault="005173F6" w:rsidP="005173F6">
            <w:r w:rsidRPr="005173F6">
              <w:rPr>
                <w:rFonts w:ascii="Segoe UI" w:hAnsi="Segoe UI" w:cs="Segoe UI"/>
                <w:sz w:val="21"/>
                <w:szCs w:val="21"/>
              </w:rPr>
              <w:t>Contains details about various products available</w:t>
            </w:r>
          </w:p>
        </w:tc>
      </w:tr>
    </w:tbl>
    <w:p w14:paraId="3DF7043C" w14:textId="29DB6881" w:rsidR="00245BD1" w:rsidRDefault="00245BD1" w:rsidP="4F936DC5">
      <w:pPr>
        <w:spacing w:line="257" w:lineRule="auto"/>
      </w:pPr>
      <w:r w:rsidRPr="4F936DC5">
        <w:rPr>
          <w:rFonts w:ascii="Calibri" w:eastAsia="Calibri" w:hAnsi="Calibri" w:cs="Calibri"/>
          <w:b/>
          <w:sz w:val="32"/>
          <w:szCs w:val="32"/>
        </w:rPr>
        <w:t>For Each master table:&lt;&lt;Five table other than user table&gt;&gt;</w:t>
      </w:r>
    </w:p>
    <w:p w14:paraId="77BD3996" w14:textId="708D46FD" w:rsidR="00245BD1" w:rsidRDefault="00245BD1" w:rsidP="4F936DC5">
      <w:pPr>
        <w:spacing w:line="257" w:lineRule="auto"/>
      </w:pPr>
      <w:r w:rsidRPr="4F936DC5">
        <w:rPr>
          <w:rFonts w:ascii="Calibri" w:eastAsia="Calibri" w:hAnsi="Calibri" w:cs="Calibri"/>
          <w:b/>
          <w:sz w:val="32"/>
          <w:szCs w:val="32"/>
        </w:rPr>
        <w:t>Table Name:</w:t>
      </w:r>
      <w:r w:rsidR="00F560FD" w:rsidRPr="4F936DC5">
        <w:rPr>
          <w:rFonts w:ascii="Calibri" w:eastAsia="Calibri" w:hAnsi="Calibri" w:cs="Calibri"/>
          <w:b/>
          <w:sz w:val="32"/>
          <w:szCs w:val="32"/>
        </w:rPr>
        <w:t xml:space="preserve"> Customer Details</w:t>
      </w:r>
    </w:p>
    <w:tbl>
      <w:tblPr>
        <w:tblStyle w:val="TableGrid"/>
        <w:tblW w:w="10770" w:type="dxa"/>
        <w:tblLayout w:type="fixed"/>
        <w:tblLook w:val="04A0" w:firstRow="1" w:lastRow="0" w:firstColumn="1" w:lastColumn="0" w:noHBand="0" w:noVBand="1"/>
      </w:tblPr>
      <w:tblGrid>
        <w:gridCol w:w="3705"/>
        <w:gridCol w:w="3780"/>
        <w:gridCol w:w="3285"/>
      </w:tblGrid>
      <w:tr w:rsidR="00F560FD" w14:paraId="7BCA49D3" w14:textId="77777777" w:rsidTr="006A6FDE">
        <w:trPr>
          <w:trHeight w:val="300"/>
        </w:trPr>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7259DD22" w14:textId="4B7EA073" w:rsidR="00F560FD" w:rsidRDefault="00F560FD" w:rsidP="00F560FD">
            <w:r w:rsidRPr="4F936DC5">
              <w:rPr>
                <w:rFonts w:ascii="Times New Roman" w:eastAsia="Times New Roman" w:hAnsi="Times New Roman" w:cs="Times New Roman"/>
                <w:b/>
                <w:sz w:val="24"/>
                <w:szCs w:val="24"/>
              </w:rPr>
              <w:t>Column Name</w:t>
            </w:r>
          </w:p>
        </w:tc>
        <w:tc>
          <w:tcPr>
            <w:tcW w:w="3780" w:type="dxa"/>
            <w:tcBorders>
              <w:top w:val="single" w:sz="8" w:space="0" w:color="auto"/>
              <w:left w:val="single" w:sz="8" w:space="0" w:color="auto"/>
              <w:bottom w:val="single" w:sz="8" w:space="0" w:color="auto"/>
              <w:right w:val="single" w:sz="8" w:space="0" w:color="auto"/>
            </w:tcBorders>
            <w:tcMar>
              <w:left w:w="108" w:type="dxa"/>
              <w:right w:w="108" w:type="dxa"/>
            </w:tcMar>
          </w:tcPr>
          <w:p w14:paraId="1AB7398D" w14:textId="005D9E32" w:rsidR="00F560FD" w:rsidRDefault="00F560FD" w:rsidP="00F560FD">
            <w:r w:rsidRPr="4F936DC5">
              <w:rPr>
                <w:rFonts w:ascii="Times New Roman" w:eastAsia="Times New Roman" w:hAnsi="Times New Roman" w:cs="Times New Roman"/>
                <w:b/>
                <w:sz w:val="24"/>
                <w:szCs w:val="24"/>
              </w:rPr>
              <w:t>Data Type</w:t>
            </w:r>
          </w:p>
        </w:tc>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15D9E7DA" w14:textId="654FCD68" w:rsidR="00F560FD" w:rsidRDefault="00F560FD" w:rsidP="00F560FD">
            <w:r w:rsidRPr="4F936DC5">
              <w:rPr>
                <w:rFonts w:ascii="Times New Roman" w:eastAsia="Times New Roman" w:hAnsi="Times New Roman" w:cs="Times New Roman"/>
                <w:b/>
                <w:sz w:val="24"/>
                <w:szCs w:val="24"/>
              </w:rPr>
              <w:t>Constraint</w:t>
            </w:r>
          </w:p>
        </w:tc>
      </w:tr>
      <w:tr w:rsidR="00F560FD" w14:paraId="79C897E5" w14:textId="77777777" w:rsidTr="006A6FDE">
        <w:trPr>
          <w:trHeight w:val="300"/>
        </w:trPr>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4EF820BC" w14:textId="205099D9" w:rsidR="00F560FD" w:rsidRDefault="00F560FD" w:rsidP="00F560FD">
            <w:r w:rsidRPr="4F936DC5">
              <w:rPr>
                <w:rFonts w:ascii="Times New Roman" w:eastAsia="Times New Roman" w:hAnsi="Times New Roman" w:cs="Times New Roman"/>
                <w:sz w:val="24"/>
                <w:szCs w:val="24"/>
              </w:rPr>
              <w:t>customer_id</w:t>
            </w:r>
          </w:p>
        </w:tc>
        <w:tc>
          <w:tcPr>
            <w:tcW w:w="3780" w:type="dxa"/>
            <w:tcBorders>
              <w:top w:val="single" w:sz="8" w:space="0" w:color="auto"/>
              <w:left w:val="single" w:sz="8" w:space="0" w:color="auto"/>
              <w:bottom w:val="single" w:sz="8" w:space="0" w:color="auto"/>
              <w:right w:val="single" w:sz="8" w:space="0" w:color="auto"/>
            </w:tcBorders>
            <w:tcMar>
              <w:left w:w="108" w:type="dxa"/>
              <w:right w:w="108" w:type="dxa"/>
            </w:tcMar>
          </w:tcPr>
          <w:p w14:paraId="5252F031" w14:textId="67459454" w:rsidR="00F560FD" w:rsidRDefault="00F560FD" w:rsidP="00F560FD">
            <w:r w:rsidRPr="4F936DC5">
              <w:rPr>
                <w:rFonts w:ascii="Times New Roman" w:eastAsia="Times New Roman" w:hAnsi="Times New Roman" w:cs="Times New Roman"/>
                <w:sz w:val="24"/>
                <w:szCs w:val="24"/>
              </w:rPr>
              <w:t>NUMBER (10)</w:t>
            </w:r>
          </w:p>
        </w:tc>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4A289289" w14:textId="52DE8EE5" w:rsidR="00F560FD" w:rsidRDefault="00F560FD" w:rsidP="00F560FD">
            <w:r w:rsidRPr="4F936DC5">
              <w:rPr>
                <w:rFonts w:ascii="Times New Roman" w:eastAsia="Times New Roman" w:hAnsi="Times New Roman" w:cs="Times New Roman"/>
                <w:sz w:val="24"/>
                <w:szCs w:val="24"/>
              </w:rPr>
              <w:t>Primary key</w:t>
            </w:r>
          </w:p>
        </w:tc>
      </w:tr>
      <w:tr w:rsidR="00F560FD" w14:paraId="0194A108" w14:textId="77777777" w:rsidTr="006A6FDE">
        <w:trPr>
          <w:trHeight w:val="300"/>
        </w:trPr>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3D58AA7D" w14:textId="2499C01A" w:rsidR="00F560FD" w:rsidRDefault="00F560FD" w:rsidP="00F560FD">
            <w:r w:rsidRPr="4F936DC5">
              <w:rPr>
                <w:rFonts w:ascii="Times New Roman" w:eastAsia="Times New Roman" w:hAnsi="Times New Roman" w:cs="Times New Roman"/>
                <w:sz w:val="24"/>
                <w:szCs w:val="24"/>
              </w:rPr>
              <w:t>customer_name</w:t>
            </w:r>
          </w:p>
        </w:tc>
        <w:tc>
          <w:tcPr>
            <w:tcW w:w="3780" w:type="dxa"/>
            <w:tcBorders>
              <w:top w:val="single" w:sz="8" w:space="0" w:color="auto"/>
              <w:left w:val="single" w:sz="8" w:space="0" w:color="auto"/>
              <w:bottom w:val="single" w:sz="8" w:space="0" w:color="auto"/>
              <w:right w:val="single" w:sz="8" w:space="0" w:color="auto"/>
            </w:tcBorders>
            <w:tcMar>
              <w:left w:w="108" w:type="dxa"/>
              <w:right w:w="108" w:type="dxa"/>
            </w:tcMar>
          </w:tcPr>
          <w:p w14:paraId="07E9B6C3" w14:textId="22A0646C" w:rsidR="00F560FD" w:rsidRDefault="00F560FD" w:rsidP="00F560FD">
            <w:r w:rsidRPr="4F936DC5">
              <w:rPr>
                <w:rFonts w:ascii="Times New Roman" w:eastAsia="Times New Roman" w:hAnsi="Times New Roman" w:cs="Times New Roman"/>
                <w:sz w:val="24"/>
                <w:szCs w:val="24"/>
              </w:rPr>
              <w:t>VARCHAR (20)</w:t>
            </w:r>
          </w:p>
        </w:tc>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5B92923A" w14:textId="22A2341E" w:rsidR="00F560FD" w:rsidRDefault="00F560FD" w:rsidP="00F560FD">
            <w:r w:rsidRPr="4F936DC5">
              <w:rPr>
                <w:rFonts w:ascii="Times New Roman" w:eastAsia="Times New Roman" w:hAnsi="Times New Roman" w:cs="Times New Roman"/>
                <w:sz w:val="24"/>
                <w:szCs w:val="24"/>
              </w:rPr>
              <w:t>Not null</w:t>
            </w:r>
          </w:p>
        </w:tc>
      </w:tr>
      <w:tr w:rsidR="00F560FD" w14:paraId="281C8EA1" w14:textId="77777777" w:rsidTr="006A6FDE">
        <w:trPr>
          <w:trHeight w:val="300"/>
        </w:trPr>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300274E5" w14:textId="2861CC3D" w:rsidR="00F560FD" w:rsidRDefault="00F560FD" w:rsidP="00F560FD">
            <w:r w:rsidRPr="4F936DC5">
              <w:rPr>
                <w:rFonts w:ascii="Times New Roman" w:eastAsia="Times New Roman" w:hAnsi="Times New Roman" w:cs="Times New Roman"/>
                <w:sz w:val="24"/>
                <w:szCs w:val="24"/>
              </w:rPr>
              <w:t>customer_address</w:t>
            </w:r>
          </w:p>
        </w:tc>
        <w:tc>
          <w:tcPr>
            <w:tcW w:w="3780" w:type="dxa"/>
            <w:tcBorders>
              <w:top w:val="single" w:sz="8" w:space="0" w:color="auto"/>
              <w:left w:val="single" w:sz="8" w:space="0" w:color="auto"/>
              <w:bottom w:val="single" w:sz="8" w:space="0" w:color="auto"/>
              <w:right w:val="single" w:sz="8" w:space="0" w:color="auto"/>
            </w:tcBorders>
            <w:tcMar>
              <w:left w:w="108" w:type="dxa"/>
              <w:right w:w="108" w:type="dxa"/>
            </w:tcMar>
          </w:tcPr>
          <w:p w14:paraId="193749DC" w14:textId="2CC1F630" w:rsidR="00F560FD" w:rsidRDefault="00F560FD" w:rsidP="00F560FD">
            <w:r w:rsidRPr="4F936DC5">
              <w:rPr>
                <w:rFonts w:ascii="Times New Roman" w:eastAsia="Times New Roman" w:hAnsi="Times New Roman" w:cs="Times New Roman"/>
                <w:sz w:val="24"/>
                <w:szCs w:val="24"/>
              </w:rPr>
              <w:t>VARCHAR (15)</w:t>
            </w:r>
          </w:p>
        </w:tc>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5EB760AA" w14:textId="142FB251" w:rsidR="00F560FD" w:rsidRDefault="00F560FD" w:rsidP="00F560FD">
            <w:r w:rsidRPr="4F936DC5">
              <w:rPr>
                <w:rFonts w:ascii="Times New Roman" w:eastAsia="Times New Roman" w:hAnsi="Times New Roman" w:cs="Times New Roman"/>
                <w:sz w:val="24"/>
                <w:szCs w:val="24"/>
              </w:rPr>
              <w:t>Not null</w:t>
            </w:r>
          </w:p>
        </w:tc>
      </w:tr>
      <w:tr w:rsidR="00F560FD" w14:paraId="60902A92" w14:textId="77777777" w:rsidTr="006A6FDE">
        <w:trPr>
          <w:trHeight w:val="300"/>
        </w:trPr>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180037B3" w14:textId="2C318132" w:rsidR="00F560FD" w:rsidRDefault="00F560FD" w:rsidP="00F560FD">
            <w:r w:rsidRPr="4F936DC5">
              <w:rPr>
                <w:rFonts w:ascii="Times New Roman" w:eastAsia="Times New Roman" w:hAnsi="Times New Roman" w:cs="Times New Roman"/>
                <w:sz w:val="24"/>
                <w:szCs w:val="24"/>
              </w:rPr>
              <w:t>Email_id</w:t>
            </w:r>
          </w:p>
        </w:tc>
        <w:tc>
          <w:tcPr>
            <w:tcW w:w="3780" w:type="dxa"/>
            <w:tcBorders>
              <w:top w:val="single" w:sz="8" w:space="0" w:color="auto"/>
              <w:left w:val="single" w:sz="8" w:space="0" w:color="auto"/>
              <w:bottom w:val="single" w:sz="8" w:space="0" w:color="auto"/>
              <w:right w:val="single" w:sz="8" w:space="0" w:color="auto"/>
            </w:tcBorders>
            <w:tcMar>
              <w:left w:w="108" w:type="dxa"/>
              <w:right w:w="108" w:type="dxa"/>
            </w:tcMar>
          </w:tcPr>
          <w:p w14:paraId="1481C0F6" w14:textId="7B46DA6F" w:rsidR="00F560FD" w:rsidRDefault="00F560FD" w:rsidP="00F560FD">
            <w:r w:rsidRPr="4F936DC5">
              <w:rPr>
                <w:rFonts w:ascii="Times New Roman" w:eastAsia="Times New Roman" w:hAnsi="Times New Roman" w:cs="Times New Roman"/>
                <w:sz w:val="24"/>
                <w:szCs w:val="24"/>
              </w:rPr>
              <w:t>VARCHAR (15)</w:t>
            </w:r>
          </w:p>
        </w:tc>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732C6B80" w14:textId="42674616" w:rsidR="00016425" w:rsidRPr="00016425" w:rsidRDefault="00F560FD" w:rsidP="00F560FD">
            <w:pPr>
              <w:rPr>
                <w:rFonts w:ascii="Times New Roman" w:eastAsia="Times New Roman" w:hAnsi="Times New Roman" w:cs="Times New Roman"/>
                <w:sz w:val="24"/>
                <w:szCs w:val="24"/>
              </w:rPr>
            </w:pPr>
            <w:r w:rsidRPr="4F936DC5">
              <w:rPr>
                <w:rFonts w:ascii="Times New Roman" w:eastAsia="Times New Roman" w:hAnsi="Times New Roman" w:cs="Times New Roman"/>
                <w:sz w:val="24"/>
                <w:szCs w:val="24"/>
              </w:rPr>
              <w:t>Not null</w:t>
            </w:r>
          </w:p>
        </w:tc>
      </w:tr>
      <w:tr w:rsidR="006A6FDE" w14:paraId="2F81BFE3" w14:textId="77777777" w:rsidTr="006A6FDE">
        <w:trPr>
          <w:trHeight w:val="300"/>
        </w:trPr>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62F5A5E9" w14:textId="6B6EFCDA" w:rsidR="006A6FDE" w:rsidRPr="4F936DC5" w:rsidRDefault="006A6FDE" w:rsidP="006A6FDE">
            <w:pPr>
              <w:rPr>
                <w:rFonts w:ascii="Times New Roman" w:eastAsia="Times New Roman" w:hAnsi="Times New Roman" w:cs="Times New Roman"/>
                <w:sz w:val="24"/>
                <w:szCs w:val="24"/>
              </w:rPr>
            </w:pPr>
            <w:r w:rsidRPr="08A493A1">
              <w:rPr>
                <w:rFonts w:ascii="Times New Roman" w:hAnsi="Times New Roman" w:cs="Times New Roman"/>
                <w:sz w:val="24"/>
                <w:szCs w:val="24"/>
              </w:rPr>
              <w:t>Mobile_no</w:t>
            </w:r>
          </w:p>
        </w:tc>
        <w:tc>
          <w:tcPr>
            <w:tcW w:w="3780" w:type="dxa"/>
            <w:tcBorders>
              <w:top w:val="single" w:sz="8" w:space="0" w:color="auto"/>
              <w:left w:val="single" w:sz="8" w:space="0" w:color="auto"/>
              <w:bottom w:val="single" w:sz="8" w:space="0" w:color="auto"/>
              <w:right w:val="single" w:sz="8" w:space="0" w:color="auto"/>
            </w:tcBorders>
            <w:tcMar>
              <w:left w:w="108" w:type="dxa"/>
              <w:right w:w="108" w:type="dxa"/>
            </w:tcMar>
          </w:tcPr>
          <w:p w14:paraId="04EACC57" w14:textId="1BE731DB" w:rsidR="006A6FDE" w:rsidRPr="4F936DC5" w:rsidRDefault="006A6FDE" w:rsidP="006A6FDE">
            <w:pPr>
              <w:rPr>
                <w:rFonts w:ascii="Times New Roman" w:eastAsia="Times New Roman" w:hAnsi="Times New Roman" w:cs="Times New Roman"/>
                <w:sz w:val="24"/>
                <w:szCs w:val="24"/>
              </w:rPr>
            </w:pPr>
            <w:r w:rsidRPr="08A493A1">
              <w:rPr>
                <w:rFonts w:ascii="Times New Roman" w:hAnsi="Times New Roman" w:cs="Times New Roman"/>
                <w:sz w:val="24"/>
                <w:szCs w:val="24"/>
              </w:rPr>
              <w:t>NUMBER(10)</w:t>
            </w:r>
          </w:p>
        </w:tc>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3EADE046" w14:textId="0F705F60" w:rsidR="006A6FDE" w:rsidRPr="4F936DC5" w:rsidRDefault="006A6FDE" w:rsidP="006A6FDE">
            <w:pPr>
              <w:rPr>
                <w:rFonts w:ascii="Times New Roman" w:eastAsia="Times New Roman" w:hAnsi="Times New Roman" w:cs="Times New Roman"/>
                <w:sz w:val="24"/>
                <w:szCs w:val="24"/>
              </w:rPr>
            </w:pPr>
            <w:r w:rsidRPr="08A493A1">
              <w:rPr>
                <w:rFonts w:ascii="Times New Roman" w:hAnsi="Times New Roman" w:cs="Times New Roman"/>
                <w:sz w:val="24"/>
                <w:szCs w:val="24"/>
              </w:rPr>
              <w:t>Not null</w:t>
            </w:r>
          </w:p>
        </w:tc>
      </w:tr>
      <w:tr w:rsidR="006A6FDE" w14:paraId="2EAD2F39" w14:textId="77777777" w:rsidTr="006A6FDE">
        <w:trPr>
          <w:trHeight w:val="300"/>
        </w:trPr>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17587078" w14:textId="65079DEB" w:rsidR="006A6FDE" w:rsidRPr="4F936DC5" w:rsidRDefault="006A6FDE" w:rsidP="006A6FDE">
            <w:pPr>
              <w:rPr>
                <w:rFonts w:ascii="Times New Roman" w:eastAsia="Times New Roman" w:hAnsi="Times New Roman" w:cs="Times New Roman"/>
                <w:sz w:val="24"/>
                <w:szCs w:val="24"/>
              </w:rPr>
            </w:pPr>
            <w:r w:rsidRPr="08A493A1">
              <w:rPr>
                <w:rFonts w:ascii="Times New Roman" w:hAnsi="Times New Roman" w:cs="Times New Roman"/>
                <w:sz w:val="24"/>
                <w:szCs w:val="24"/>
              </w:rPr>
              <w:t xml:space="preserve">Gender </w:t>
            </w:r>
          </w:p>
        </w:tc>
        <w:tc>
          <w:tcPr>
            <w:tcW w:w="3780" w:type="dxa"/>
            <w:tcBorders>
              <w:top w:val="single" w:sz="8" w:space="0" w:color="auto"/>
              <w:left w:val="single" w:sz="8" w:space="0" w:color="auto"/>
              <w:bottom w:val="single" w:sz="8" w:space="0" w:color="auto"/>
              <w:right w:val="single" w:sz="8" w:space="0" w:color="auto"/>
            </w:tcBorders>
            <w:tcMar>
              <w:left w:w="108" w:type="dxa"/>
              <w:right w:w="108" w:type="dxa"/>
            </w:tcMar>
          </w:tcPr>
          <w:p w14:paraId="36DF5A20" w14:textId="70423B7A" w:rsidR="006A6FDE" w:rsidRPr="4F936DC5" w:rsidRDefault="006A6FDE" w:rsidP="006A6FDE">
            <w:pPr>
              <w:rPr>
                <w:rFonts w:ascii="Times New Roman" w:eastAsia="Times New Roman" w:hAnsi="Times New Roman" w:cs="Times New Roman"/>
                <w:sz w:val="24"/>
                <w:szCs w:val="24"/>
              </w:rPr>
            </w:pPr>
            <w:r w:rsidRPr="08A493A1">
              <w:rPr>
                <w:rFonts w:ascii="Times New Roman" w:hAnsi="Times New Roman" w:cs="Times New Roman"/>
                <w:sz w:val="24"/>
                <w:szCs w:val="24"/>
              </w:rPr>
              <w:t>VARCHAR(10)</w:t>
            </w:r>
          </w:p>
        </w:tc>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31914FBF" w14:textId="37F0A1DF" w:rsidR="006A6FDE" w:rsidRPr="4F936DC5" w:rsidRDefault="006A6FDE" w:rsidP="006A6FDE">
            <w:pPr>
              <w:rPr>
                <w:rFonts w:ascii="Times New Roman" w:eastAsia="Times New Roman" w:hAnsi="Times New Roman" w:cs="Times New Roman"/>
                <w:sz w:val="24"/>
                <w:szCs w:val="24"/>
              </w:rPr>
            </w:pPr>
            <w:r w:rsidRPr="08A493A1">
              <w:rPr>
                <w:rFonts w:ascii="Times New Roman" w:hAnsi="Times New Roman" w:cs="Times New Roman"/>
                <w:sz w:val="24"/>
                <w:szCs w:val="24"/>
              </w:rPr>
              <w:t>Not null</w:t>
            </w:r>
          </w:p>
        </w:tc>
      </w:tr>
      <w:tr w:rsidR="00095355" w14:paraId="2D93EF73" w14:textId="77777777" w:rsidTr="006A6FDE">
        <w:trPr>
          <w:trHeight w:val="300"/>
        </w:trPr>
        <w:tc>
          <w:tcPr>
            <w:tcW w:w="3705" w:type="dxa"/>
            <w:tcBorders>
              <w:top w:val="single" w:sz="8" w:space="0" w:color="auto"/>
              <w:left w:val="single" w:sz="8" w:space="0" w:color="auto"/>
              <w:bottom w:val="single" w:sz="8" w:space="0" w:color="auto"/>
              <w:right w:val="single" w:sz="8" w:space="0" w:color="auto"/>
            </w:tcBorders>
            <w:tcMar>
              <w:left w:w="108" w:type="dxa"/>
              <w:right w:w="108" w:type="dxa"/>
            </w:tcMar>
          </w:tcPr>
          <w:p w14:paraId="55EC2ADD" w14:textId="44AC4032" w:rsidR="00095355" w:rsidRPr="08A493A1" w:rsidRDefault="00095355" w:rsidP="00095355">
            <w:pPr>
              <w:rPr>
                <w:rFonts w:ascii="Times New Roman" w:hAnsi="Times New Roman" w:cs="Times New Roman"/>
                <w:sz w:val="24"/>
                <w:szCs w:val="24"/>
              </w:rPr>
            </w:pPr>
            <w:r w:rsidRPr="08A493A1">
              <w:rPr>
                <w:rFonts w:ascii="Times New Roman" w:hAnsi="Times New Roman" w:cs="Times New Roman"/>
                <w:sz w:val="24"/>
                <w:szCs w:val="24"/>
              </w:rPr>
              <w:t>DOB</w:t>
            </w:r>
          </w:p>
        </w:tc>
        <w:tc>
          <w:tcPr>
            <w:tcW w:w="3780" w:type="dxa"/>
            <w:tcBorders>
              <w:top w:val="single" w:sz="8" w:space="0" w:color="auto"/>
              <w:left w:val="single" w:sz="8" w:space="0" w:color="auto"/>
              <w:bottom w:val="single" w:sz="8" w:space="0" w:color="auto"/>
              <w:right w:val="single" w:sz="8" w:space="0" w:color="auto"/>
            </w:tcBorders>
            <w:tcMar>
              <w:left w:w="108" w:type="dxa"/>
              <w:right w:w="108" w:type="dxa"/>
            </w:tcMar>
          </w:tcPr>
          <w:p w14:paraId="603530E8" w14:textId="1F278BF1" w:rsidR="00095355" w:rsidRPr="08A493A1" w:rsidRDefault="00095355" w:rsidP="00095355">
            <w:pPr>
              <w:rPr>
                <w:rFonts w:ascii="Times New Roman" w:hAnsi="Times New Roman" w:cs="Times New Roman"/>
                <w:sz w:val="24"/>
                <w:szCs w:val="24"/>
              </w:rPr>
            </w:pPr>
            <w:r w:rsidRPr="08A493A1">
              <w:rPr>
                <w:rFonts w:ascii="Times New Roman" w:hAnsi="Times New Roman" w:cs="Times New Roman"/>
                <w:sz w:val="24"/>
                <w:szCs w:val="24"/>
              </w:rPr>
              <w:t>date(10)</w:t>
            </w:r>
          </w:p>
        </w:tc>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73A21F33" w14:textId="4B3064DB" w:rsidR="00095355" w:rsidRPr="08A493A1" w:rsidRDefault="00095355" w:rsidP="00095355">
            <w:pPr>
              <w:rPr>
                <w:rFonts w:ascii="Times New Roman" w:hAnsi="Times New Roman" w:cs="Times New Roman"/>
                <w:sz w:val="24"/>
                <w:szCs w:val="24"/>
              </w:rPr>
            </w:pPr>
            <w:r w:rsidRPr="08A493A1">
              <w:rPr>
                <w:rFonts w:ascii="Times New Roman" w:hAnsi="Times New Roman" w:cs="Times New Roman"/>
                <w:sz w:val="24"/>
                <w:szCs w:val="24"/>
              </w:rPr>
              <w:t>-</w:t>
            </w:r>
          </w:p>
        </w:tc>
      </w:tr>
    </w:tbl>
    <w:p w14:paraId="2CAC9672" w14:textId="577974AB" w:rsidR="4F936DC5" w:rsidRDefault="4F936DC5" w:rsidP="4F936DC5">
      <w:pPr>
        <w:spacing w:line="257" w:lineRule="auto"/>
      </w:pPr>
      <w:r w:rsidRPr="4F936DC5">
        <w:rPr>
          <w:rFonts w:ascii="Calibri" w:eastAsia="Calibri" w:hAnsi="Calibri" w:cs="Calibri"/>
          <w:b/>
          <w:bCs/>
          <w:sz w:val="32"/>
          <w:szCs w:val="32"/>
        </w:rPr>
        <w:t xml:space="preserve"> </w:t>
      </w:r>
    </w:p>
    <w:p w14:paraId="19C57AA0" w14:textId="402D9A3D" w:rsidR="4F936DC5" w:rsidRDefault="4F936DC5" w:rsidP="4F936DC5">
      <w:pPr>
        <w:spacing w:line="257" w:lineRule="auto"/>
      </w:pPr>
      <w:r w:rsidRPr="4F936DC5">
        <w:rPr>
          <w:rFonts w:ascii="Times New Roman" w:eastAsia="Times New Roman" w:hAnsi="Times New Roman" w:cs="Times New Roman"/>
          <w:b/>
          <w:bCs/>
          <w:sz w:val="24"/>
          <w:szCs w:val="24"/>
        </w:rPr>
        <w:t xml:space="preserve">Table Name: </w:t>
      </w:r>
      <w:r w:rsidRPr="4F936DC5">
        <w:rPr>
          <w:rFonts w:ascii="Times New Roman" w:eastAsia="Times New Roman" w:hAnsi="Times New Roman" w:cs="Times New Roman"/>
          <w:sz w:val="24"/>
          <w:szCs w:val="24"/>
        </w:rPr>
        <w:t>category details</w:t>
      </w:r>
    </w:p>
    <w:tbl>
      <w:tblPr>
        <w:tblStyle w:val="TableGrid"/>
        <w:tblW w:w="0" w:type="auto"/>
        <w:tblLayout w:type="fixed"/>
        <w:tblLook w:val="04A0" w:firstRow="1" w:lastRow="0" w:firstColumn="1" w:lastColumn="0" w:noHBand="0" w:noVBand="1"/>
      </w:tblPr>
      <w:tblGrid>
        <w:gridCol w:w="3000"/>
        <w:gridCol w:w="3000"/>
        <w:gridCol w:w="3000"/>
      </w:tblGrid>
      <w:tr w:rsidR="4F936DC5" w14:paraId="7A1D5477"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2BA064AC" w14:textId="3A18FCAA" w:rsidR="4F936DC5" w:rsidRDefault="4F936DC5" w:rsidP="4F936DC5">
            <w:pPr>
              <w:spacing w:after="160" w:line="257" w:lineRule="auto"/>
            </w:pPr>
            <w:r w:rsidRPr="4F936DC5">
              <w:rPr>
                <w:rFonts w:ascii="Times New Roman" w:eastAsia="Times New Roman" w:hAnsi="Times New Roman" w:cs="Times New Roman"/>
                <w:b/>
                <w:bCs/>
                <w:sz w:val="24"/>
                <w:szCs w:val="24"/>
              </w:rPr>
              <w:lastRenderedPageBreak/>
              <w:t>Column Name</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4F6B153" w14:textId="6B0CD73C"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BBC6A54" w14:textId="3286F302"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6B8D7DA3"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13E58F5" w14:textId="28071BA0" w:rsidR="4F936DC5" w:rsidRDefault="4F936DC5" w:rsidP="4F936DC5">
            <w:pPr>
              <w:spacing w:after="160" w:line="257" w:lineRule="auto"/>
            </w:pPr>
            <w:r w:rsidRPr="4F936DC5">
              <w:rPr>
                <w:rFonts w:ascii="Times New Roman" w:eastAsia="Times New Roman" w:hAnsi="Times New Roman" w:cs="Times New Roman"/>
                <w:sz w:val="24"/>
                <w:szCs w:val="24"/>
              </w:rPr>
              <w:t>Categoryid</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D6FA10A" w14:textId="55F8292F" w:rsidR="4F936DC5" w:rsidRDefault="4F936DC5" w:rsidP="4F936DC5">
            <w:pPr>
              <w:spacing w:after="160" w:line="257" w:lineRule="auto"/>
            </w:pPr>
            <w:r w:rsidRPr="4F936DC5">
              <w:rPr>
                <w:rFonts w:ascii="Times New Roman" w:eastAsia="Times New Roman" w:hAnsi="Times New Roman" w:cs="Times New Roman"/>
                <w:sz w:val="24"/>
                <w:szCs w:val="24"/>
              </w:rPr>
              <w:t>NUMBER (10)</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F7C958A" w14:textId="04B62792"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6E2ED4FF"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E004664" w14:textId="78EBCB29" w:rsidR="4F936DC5" w:rsidRDefault="4F936DC5" w:rsidP="4F936DC5">
            <w:pPr>
              <w:spacing w:after="160" w:line="257" w:lineRule="auto"/>
            </w:pPr>
            <w:r w:rsidRPr="4F936DC5">
              <w:rPr>
                <w:rFonts w:ascii="Times New Roman" w:eastAsia="Times New Roman" w:hAnsi="Times New Roman" w:cs="Times New Roman"/>
                <w:sz w:val="24"/>
                <w:szCs w:val="24"/>
              </w:rPr>
              <w:t>categoryname</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3DA12081" w14:textId="48A6921D" w:rsidR="4F936DC5" w:rsidRDefault="4F936DC5" w:rsidP="4F936DC5">
            <w:pPr>
              <w:spacing w:after="160" w:line="257" w:lineRule="auto"/>
            </w:pPr>
            <w:r w:rsidRPr="4F936DC5">
              <w:rPr>
                <w:rFonts w:ascii="Times New Roman" w:eastAsia="Times New Roman" w:hAnsi="Times New Roman" w:cs="Times New Roman"/>
                <w:sz w:val="24"/>
                <w:szCs w:val="24"/>
              </w:rPr>
              <w:t>VARCHAR (20)</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7EDB79C7" w14:textId="646BB5BA"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41870F88"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455564A0" w14:textId="4A3EDCD1" w:rsidR="4F936DC5" w:rsidRDefault="4F936DC5" w:rsidP="4F936DC5">
            <w:pPr>
              <w:spacing w:after="160" w:line="257" w:lineRule="auto"/>
            </w:pPr>
            <w:r w:rsidRPr="4F936DC5">
              <w:rPr>
                <w:rFonts w:ascii="Times New Roman" w:eastAsia="Times New Roman" w:hAnsi="Times New Roman" w:cs="Times New Roman"/>
                <w:sz w:val="24"/>
                <w:szCs w:val="24"/>
              </w:rPr>
              <w:t>description</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59F182D" w14:textId="6ADF8022" w:rsidR="4F936DC5" w:rsidRDefault="4F936DC5" w:rsidP="4F936DC5">
            <w:pPr>
              <w:spacing w:after="160" w:line="257" w:lineRule="auto"/>
            </w:pPr>
            <w:r w:rsidRPr="4F936DC5">
              <w:rPr>
                <w:rFonts w:ascii="Times New Roman" w:eastAsia="Times New Roman" w:hAnsi="Times New Roman" w:cs="Times New Roman"/>
                <w:sz w:val="24"/>
                <w:szCs w:val="24"/>
              </w:rPr>
              <w:t>VARCHAR (100)</w:t>
            </w:r>
          </w:p>
        </w:tc>
        <w:tc>
          <w:tcPr>
            <w:tcW w:w="3000" w:type="dxa"/>
            <w:tcBorders>
              <w:top w:val="single" w:sz="8" w:space="0" w:color="auto"/>
              <w:left w:val="single" w:sz="8" w:space="0" w:color="auto"/>
              <w:bottom w:val="single" w:sz="8" w:space="0" w:color="auto"/>
              <w:right w:val="single" w:sz="8" w:space="0" w:color="auto"/>
            </w:tcBorders>
            <w:tcMar>
              <w:left w:w="108" w:type="dxa"/>
              <w:right w:w="108" w:type="dxa"/>
            </w:tcMar>
          </w:tcPr>
          <w:p w14:paraId="6E9B1665" w14:textId="2A0CE49A"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bl>
    <w:p w14:paraId="2092EA8D" w14:textId="60DE456E" w:rsidR="4F936DC5" w:rsidRDefault="4F936DC5" w:rsidP="4F936DC5">
      <w:pPr>
        <w:spacing w:line="257" w:lineRule="auto"/>
      </w:pPr>
      <w:r w:rsidRPr="4F936DC5">
        <w:rPr>
          <w:rFonts w:ascii="Calibri" w:eastAsia="Calibri" w:hAnsi="Calibri" w:cs="Calibri"/>
          <w:b/>
          <w:bCs/>
          <w:sz w:val="32"/>
          <w:szCs w:val="32"/>
        </w:rPr>
        <w:t xml:space="preserve"> </w:t>
      </w:r>
    </w:p>
    <w:p w14:paraId="7EC7AFCB" w14:textId="628C3655" w:rsidR="4F936DC5" w:rsidRDefault="4F936DC5" w:rsidP="4F936DC5">
      <w:pPr>
        <w:spacing w:line="257" w:lineRule="auto"/>
      </w:pPr>
      <w:r w:rsidRPr="4F936DC5">
        <w:rPr>
          <w:rFonts w:ascii="Times New Roman" w:eastAsia="Times New Roman" w:hAnsi="Times New Roman" w:cs="Times New Roman"/>
          <w:b/>
          <w:bCs/>
          <w:sz w:val="24"/>
          <w:szCs w:val="24"/>
        </w:rPr>
        <w:t>Table Name: promotion details</w:t>
      </w:r>
    </w:p>
    <w:tbl>
      <w:tblPr>
        <w:tblStyle w:val="TableGrid"/>
        <w:tblW w:w="0" w:type="auto"/>
        <w:tblLayout w:type="fixed"/>
        <w:tblLook w:val="04A0" w:firstRow="1" w:lastRow="0" w:firstColumn="1" w:lastColumn="0" w:noHBand="0" w:noVBand="1"/>
      </w:tblPr>
      <w:tblGrid>
        <w:gridCol w:w="3285"/>
        <w:gridCol w:w="2865"/>
        <w:gridCol w:w="2865"/>
      </w:tblGrid>
      <w:tr w:rsidR="4F936DC5" w14:paraId="42D063FF" w14:textId="77777777" w:rsidTr="4F936DC5">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52456A76" w14:textId="5D30CD71" w:rsidR="4F936DC5" w:rsidRDefault="4F936DC5" w:rsidP="4F936DC5">
            <w:pPr>
              <w:spacing w:after="160" w:line="257" w:lineRule="auto"/>
            </w:pPr>
            <w:r w:rsidRPr="4F936DC5">
              <w:rPr>
                <w:rFonts w:ascii="Times New Roman" w:eastAsia="Times New Roman" w:hAnsi="Times New Roman" w:cs="Times New Roman"/>
                <w:b/>
                <w:bCs/>
                <w:sz w:val="24"/>
                <w:szCs w:val="24"/>
              </w:rPr>
              <w:t>Column Name</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3EBCD893" w14:textId="68123B5B"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7C7057ED" w14:textId="3B62FC66"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61D65183" w14:textId="77777777" w:rsidTr="4F936DC5">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5279DB54" w14:textId="43A52649" w:rsidR="4F936DC5" w:rsidRDefault="4F936DC5" w:rsidP="4F936DC5">
            <w:pPr>
              <w:spacing w:after="160" w:line="257" w:lineRule="auto"/>
            </w:pPr>
            <w:r w:rsidRPr="4F936DC5">
              <w:rPr>
                <w:rFonts w:ascii="Times New Roman" w:eastAsia="Times New Roman" w:hAnsi="Times New Roman" w:cs="Times New Roman"/>
                <w:sz w:val="24"/>
                <w:szCs w:val="24"/>
              </w:rPr>
              <w:t>promotionid</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755D318B" w14:textId="74ED5953" w:rsidR="4F936DC5" w:rsidRDefault="4F936DC5" w:rsidP="4F936DC5">
            <w:pPr>
              <w:spacing w:after="160" w:line="257" w:lineRule="auto"/>
            </w:pPr>
            <w:r w:rsidRPr="4F936DC5">
              <w:rPr>
                <w:rFonts w:ascii="Times New Roman" w:eastAsia="Times New Roman" w:hAnsi="Times New Roman" w:cs="Times New Roman"/>
                <w:sz w:val="24"/>
                <w:szCs w:val="24"/>
              </w:rPr>
              <w:t>NUMBER (10)</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5CF8AD40" w14:textId="3A2ADF89"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16E74A6C" w14:textId="77777777" w:rsidTr="4F936DC5">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782F456E" w14:textId="7642C91F" w:rsidR="4F936DC5" w:rsidRDefault="4F936DC5" w:rsidP="4F936DC5">
            <w:pPr>
              <w:spacing w:after="160" w:line="257" w:lineRule="auto"/>
            </w:pPr>
            <w:r w:rsidRPr="4F936DC5">
              <w:rPr>
                <w:rFonts w:ascii="Times New Roman" w:eastAsia="Times New Roman" w:hAnsi="Times New Roman" w:cs="Times New Roman"/>
                <w:sz w:val="24"/>
                <w:szCs w:val="24"/>
              </w:rPr>
              <w:t>promotioncode</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326600A4" w14:textId="32A4F645" w:rsidR="4F936DC5" w:rsidRDefault="4F936DC5" w:rsidP="4F936DC5">
            <w:pPr>
              <w:spacing w:after="160" w:line="257" w:lineRule="auto"/>
            </w:pPr>
            <w:r w:rsidRPr="4F936DC5">
              <w:rPr>
                <w:rFonts w:ascii="Times New Roman" w:eastAsia="Times New Roman" w:hAnsi="Times New Roman" w:cs="Times New Roman"/>
                <w:sz w:val="24"/>
                <w:szCs w:val="24"/>
              </w:rPr>
              <w:t>VARCHAR (20)</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50784F92" w14:textId="1303915B"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2E6D8DF4" w14:textId="77777777" w:rsidTr="4F936DC5">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6613C79F" w14:textId="433012F6" w:rsidR="4F936DC5" w:rsidRDefault="4F936DC5" w:rsidP="4F936DC5">
            <w:pPr>
              <w:spacing w:after="160" w:line="257" w:lineRule="auto"/>
            </w:pPr>
            <w:r w:rsidRPr="4F936DC5">
              <w:rPr>
                <w:rFonts w:ascii="Times New Roman" w:eastAsia="Times New Roman" w:hAnsi="Times New Roman" w:cs="Times New Roman"/>
                <w:sz w:val="24"/>
                <w:szCs w:val="24"/>
              </w:rPr>
              <w:t>Description</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4CDB309C" w14:textId="7BFFD613" w:rsidR="4F936DC5" w:rsidRDefault="4F936DC5" w:rsidP="4F936DC5">
            <w:pPr>
              <w:spacing w:after="160" w:line="257" w:lineRule="auto"/>
            </w:pPr>
            <w:r w:rsidRPr="4F936DC5">
              <w:rPr>
                <w:rFonts w:ascii="Times New Roman" w:eastAsia="Times New Roman" w:hAnsi="Times New Roman" w:cs="Times New Roman"/>
                <w:sz w:val="24"/>
                <w:szCs w:val="24"/>
              </w:rPr>
              <w:t>VARCHAR (15)</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6A32A39E" w14:textId="7CEB2F65"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0A47C62A" w14:textId="77777777" w:rsidTr="4F936DC5">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5A2CFECB" w14:textId="12356121" w:rsidR="4F936DC5" w:rsidRDefault="4F936DC5" w:rsidP="4F936DC5">
            <w:pPr>
              <w:spacing w:after="160" w:line="257" w:lineRule="auto"/>
            </w:pPr>
            <w:r w:rsidRPr="4F936DC5">
              <w:rPr>
                <w:rFonts w:ascii="Times New Roman" w:eastAsia="Times New Roman" w:hAnsi="Times New Roman" w:cs="Times New Roman"/>
                <w:sz w:val="24"/>
                <w:szCs w:val="24"/>
              </w:rPr>
              <w:t>discountpercentage</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08F4DFBB" w14:textId="2A0E7CCF" w:rsidR="4F936DC5" w:rsidRDefault="4F936DC5" w:rsidP="4F936DC5">
            <w:pPr>
              <w:spacing w:after="160" w:line="257" w:lineRule="auto"/>
            </w:pPr>
            <w:r w:rsidRPr="4F936DC5">
              <w:rPr>
                <w:rFonts w:ascii="Times New Roman" w:eastAsia="Times New Roman" w:hAnsi="Times New Roman" w:cs="Times New Roman"/>
                <w:sz w:val="24"/>
                <w:szCs w:val="24"/>
              </w:rPr>
              <w:t>VARCHAR (15)</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734249A2" w14:textId="67318D0A"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4E895DD5" w14:textId="77777777" w:rsidTr="4F936DC5">
        <w:trPr>
          <w:trHeight w:val="51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30A6173D" w14:textId="52749BAA" w:rsidR="4F936DC5" w:rsidRDefault="4F936DC5" w:rsidP="4F936DC5">
            <w:r w:rsidRPr="4F936DC5">
              <w:rPr>
                <w:rFonts w:ascii="Times New Roman" w:eastAsia="Times New Roman" w:hAnsi="Times New Roman" w:cs="Times New Roman"/>
                <w:sz w:val="24"/>
                <w:szCs w:val="24"/>
              </w:rPr>
              <w:t>startdate</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05844F98" w14:textId="33244A0D" w:rsidR="4F936DC5" w:rsidRDefault="4F936DC5" w:rsidP="4F936DC5">
            <w:r w:rsidRPr="4F936DC5">
              <w:rPr>
                <w:rFonts w:ascii="Times New Roman" w:eastAsia="Times New Roman" w:hAnsi="Times New Roman" w:cs="Times New Roman"/>
                <w:sz w:val="24"/>
                <w:szCs w:val="24"/>
              </w:rPr>
              <w:t>NUMBER(10)</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26282575" w14:textId="220583DF" w:rsidR="4F936DC5" w:rsidRDefault="4F936DC5" w:rsidP="4F936DC5">
            <w:r w:rsidRPr="4F936DC5">
              <w:rPr>
                <w:rFonts w:ascii="Times New Roman" w:eastAsia="Times New Roman" w:hAnsi="Times New Roman" w:cs="Times New Roman"/>
                <w:sz w:val="24"/>
                <w:szCs w:val="24"/>
              </w:rPr>
              <w:t>Not null</w:t>
            </w:r>
          </w:p>
        </w:tc>
      </w:tr>
      <w:tr w:rsidR="4F936DC5" w14:paraId="01AD678B" w14:textId="77777777" w:rsidTr="4F936DC5">
        <w:trPr>
          <w:trHeight w:val="300"/>
        </w:trPr>
        <w:tc>
          <w:tcPr>
            <w:tcW w:w="3285" w:type="dxa"/>
            <w:tcBorders>
              <w:top w:val="single" w:sz="8" w:space="0" w:color="auto"/>
              <w:left w:val="single" w:sz="8" w:space="0" w:color="auto"/>
              <w:bottom w:val="single" w:sz="8" w:space="0" w:color="auto"/>
              <w:right w:val="single" w:sz="8" w:space="0" w:color="auto"/>
            </w:tcBorders>
            <w:tcMar>
              <w:left w:w="108" w:type="dxa"/>
              <w:right w:w="108" w:type="dxa"/>
            </w:tcMar>
          </w:tcPr>
          <w:p w14:paraId="0528FE27" w14:textId="5F109638" w:rsidR="4F936DC5" w:rsidRDefault="4F936DC5" w:rsidP="4F936DC5">
            <w:pPr>
              <w:spacing w:line="257" w:lineRule="auto"/>
            </w:pPr>
            <w:r w:rsidRPr="4F936DC5">
              <w:rPr>
                <w:rFonts w:ascii="Times New Roman" w:eastAsia="Times New Roman" w:hAnsi="Times New Roman" w:cs="Times New Roman"/>
                <w:sz w:val="24"/>
                <w:szCs w:val="24"/>
              </w:rPr>
              <w:t>enddate</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15B30264" w14:textId="6A14D841" w:rsidR="4F936DC5" w:rsidRDefault="4F936DC5" w:rsidP="4F936DC5">
            <w:pPr>
              <w:spacing w:line="257" w:lineRule="auto"/>
            </w:pPr>
            <w:r w:rsidRPr="4F936DC5">
              <w:rPr>
                <w:rFonts w:ascii="Times New Roman" w:eastAsia="Times New Roman" w:hAnsi="Times New Roman" w:cs="Times New Roman"/>
                <w:sz w:val="24"/>
                <w:szCs w:val="24"/>
              </w:rPr>
              <w:t>VARCHAR(10)</w:t>
            </w:r>
          </w:p>
        </w:tc>
        <w:tc>
          <w:tcPr>
            <w:tcW w:w="2865" w:type="dxa"/>
            <w:tcBorders>
              <w:top w:val="single" w:sz="8" w:space="0" w:color="auto"/>
              <w:left w:val="single" w:sz="8" w:space="0" w:color="auto"/>
              <w:bottom w:val="single" w:sz="8" w:space="0" w:color="auto"/>
              <w:right w:val="single" w:sz="8" w:space="0" w:color="auto"/>
            </w:tcBorders>
            <w:tcMar>
              <w:left w:w="108" w:type="dxa"/>
              <w:right w:w="108" w:type="dxa"/>
            </w:tcMar>
          </w:tcPr>
          <w:p w14:paraId="2AE999EE" w14:textId="0345FA04" w:rsidR="4F936DC5" w:rsidRDefault="4F936DC5" w:rsidP="4F936DC5">
            <w:pPr>
              <w:spacing w:line="257" w:lineRule="auto"/>
            </w:pPr>
            <w:r w:rsidRPr="4F936DC5">
              <w:rPr>
                <w:rFonts w:ascii="Times New Roman" w:eastAsia="Times New Roman" w:hAnsi="Times New Roman" w:cs="Times New Roman"/>
                <w:sz w:val="24"/>
                <w:szCs w:val="24"/>
              </w:rPr>
              <w:t>Not null</w:t>
            </w:r>
          </w:p>
        </w:tc>
      </w:tr>
    </w:tbl>
    <w:p w14:paraId="67D6FE42" w14:textId="4CEA4562" w:rsidR="4F936DC5" w:rsidRDefault="4F936DC5" w:rsidP="4F936DC5">
      <w:pPr>
        <w:spacing w:line="257" w:lineRule="auto"/>
      </w:pPr>
      <w:r w:rsidRPr="4F936DC5">
        <w:rPr>
          <w:rFonts w:ascii="Calibri" w:eastAsia="Calibri" w:hAnsi="Calibri" w:cs="Calibri"/>
          <w:b/>
          <w:bCs/>
          <w:sz w:val="32"/>
          <w:szCs w:val="32"/>
        </w:rPr>
        <w:t xml:space="preserve"> </w:t>
      </w:r>
    </w:p>
    <w:p w14:paraId="51A287DC" w14:textId="13B5DF08" w:rsidR="4F936DC5" w:rsidRDefault="4F936DC5" w:rsidP="4F936DC5">
      <w:pPr>
        <w:spacing w:line="257" w:lineRule="auto"/>
      </w:pPr>
      <w:r w:rsidRPr="4F936DC5">
        <w:rPr>
          <w:rFonts w:ascii="Times New Roman" w:eastAsia="Times New Roman" w:hAnsi="Times New Roman" w:cs="Times New Roman"/>
          <w:b/>
          <w:bCs/>
          <w:sz w:val="24"/>
          <w:szCs w:val="24"/>
        </w:rPr>
        <w:t xml:space="preserve">Table Name: </w:t>
      </w:r>
      <w:r w:rsidRPr="4F936DC5">
        <w:rPr>
          <w:rFonts w:ascii="Times New Roman" w:eastAsia="Times New Roman" w:hAnsi="Times New Roman" w:cs="Times New Roman"/>
          <w:sz w:val="24"/>
          <w:szCs w:val="24"/>
        </w:rPr>
        <w:t>payment method details</w:t>
      </w:r>
    </w:p>
    <w:tbl>
      <w:tblPr>
        <w:tblStyle w:val="TableGrid"/>
        <w:tblW w:w="0" w:type="auto"/>
        <w:tblLayout w:type="fixed"/>
        <w:tblLook w:val="04A0" w:firstRow="1" w:lastRow="0" w:firstColumn="1" w:lastColumn="0" w:noHBand="0" w:noVBand="1"/>
      </w:tblPr>
      <w:tblGrid>
        <w:gridCol w:w="3495"/>
        <w:gridCol w:w="2760"/>
        <w:gridCol w:w="2760"/>
      </w:tblGrid>
      <w:tr w:rsidR="4F936DC5" w14:paraId="6EA61AAB"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3C74214A" w14:textId="40139689" w:rsidR="4F936DC5" w:rsidRDefault="4F936DC5" w:rsidP="4F936DC5">
            <w:pPr>
              <w:spacing w:after="160" w:line="257" w:lineRule="auto"/>
            </w:pPr>
            <w:r w:rsidRPr="4F936DC5">
              <w:rPr>
                <w:rFonts w:ascii="Times New Roman" w:eastAsia="Times New Roman" w:hAnsi="Times New Roman" w:cs="Times New Roman"/>
                <w:b/>
                <w:bCs/>
                <w:sz w:val="24"/>
                <w:szCs w:val="24"/>
              </w:rPr>
              <w:t>Column Name</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296943B0" w14:textId="1E2C58DB"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1EEE2517" w14:textId="13303F42"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4AA4A96F"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70D8E459" w14:textId="2A568686" w:rsidR="4F936DC5" w:rsidRDefault="4F936DC5" w:rsidP="4F936DC5">
            <w:pPr>
              <w:spacing w:after="160" w:line="257" w:lineRule="auto"/>
            </w:pPr>
            <w:r w:rsidRPr="4F936DC5">
              <w:rPr>
                <w:rFonts w:ascii="Times New Roman" w:eastAsia="Times New Roman" w:hAnsi="Times New Roman" w:cs="Times New Roman"/>
                <w:sz w:val="24"/>
                <w:szCs w:val="24"/>
              </w:rPr>
              <w:t>paymentmethodid</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3283710E" w14:textId="0681BC7A" w:rsidR="4F936DC5" w:rsidRDefault="4F936DC5" w:rsidP="4F936DC5">
            <w:pPr>
              <w:spacing w:after="160" w:line="257" w:lineRule="auto"/>
            </w:pPr>
            <w:r w:rsidRPr="4F936DC5">
              <w:rPr>
                <w:rFonts w:ascii="Times New Roman" w:eastAsia="Times New Roman" w:hAnsi="Times New Roman" w:cs="Times New Roman"/>
                <w:sz w:val="24"/>
                <w:szCs w:val="24"/>
              </w:rPr>
              <w:t>NUMBER (10)</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59343EE2" w14:textId="23EB8BD7"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3EB0E535"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5AB03B5B" w14:textId="63D4B853" w:rsidR="4F936DC5" w:rsidRDefault="4F936DC5" w:rsidP="4F936DC5">
            <w:pPr>
              <w:spacing w:after="160" w:line="257" w:lineRule="auto"/>
            </w:pPr>
            <w:r w:rsidRPr="4F936DC5">
              <w:rPr>
                <w:rFonts w:ascii="Times New Roman" w:eastAsia="Times New Roman" w:hAnsi="Times New Roman" w:cs="Times New Roman"/>
                <w:sz w:val="24"/>
                <w:szCs w:val="24"/>
              </w:rPr>
              <w:t>paymentmethodname</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51BFCAE9" w14:textId="146F8C64" w:rsidR="4F936DC5" w:rsidRDefault="4F936DC5" w:rsidP="4F936DC5">
            <w:pPr>
              <w:spacing w:after="160" w:line="257" w:lineRule="auto"/>
            </w:pPr>
            <w:r w:rsidRPr="4F936DC5">
              <w:rPr>
                <w:rFonts w:ascii="Times New Roman" w:eastAsia="Times New Roman" w:hAnsi="Times New Roman" w:cs="Times New Roman"/>
                <w:sz w:val="24"/>
                <w:szCs w:val="24"/>
              </w:rPr>
              <w:t>VARCHAR (20)</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20E3C8CA" w14:textId="79E50E15"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254BCBA3"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69C0CAC6" w14:textId="105E71DA" w:rsidR="4F936DC5" w:rsidRDefault="4F936DC5" w:rsidP="4F936DC5">
            <w:pPr>
              <w:spacing w:after="160" w:line="257" w:lineRule="auto"/>
            </w:pPr>
            <w:r w:rsidRPr="4F936DC5">
              <w:rPr>
                <w:rFonts w:ascii="Times New Roman" w:eastAsia="Times New Roman" w:hAnsi="Times New Roman" w:cs="Times New Roman"/>
                <w:sz w:val="24"/>
                <w:szCs w:val="24"/>
              </w:rPr>
              <w:t>description</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162F0DCD" w14:textId="2A601423" w:rsidR="4F936DC5" w:rsidRDefault="4F936DC5" w:rsidP="4F936DC5">
            <w:pPr>
              <w:spacing w:after="160" w:line="257" w:lineRule="auto"/>
            </w:pPr>
            <w:r w:rsidRPr="4F936DC5">
              <w:rPr>
                <w:rFonts w:ascii="Times New Roman" w:eastAsia="Times New Roman" w:hAnsi="Times New Roman" w:cs="Times New Roman"/>
                <w:sz w:val="24"/>
                <w:szCs w:val="24"/>
              </w:rPr>
              <w:t>VARCHAR (100)</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5427BAAC" w14:textId="299ADE5F"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bl>
    <w:p w14:paraId="2ECECF00" w14:textId="030DB586" w:rsidR="4F936DC5" w:rsidRDefault="4F936DC5" w:rsidP="4F936DC5">
      <w:pPr>
        <w:spacing w:line="257" w:lineRule="auto"/>
      </w:pPr>
      <w:r w:rsidRPr="4F936DC5">
        <w:rPr>
          <w:rFonts w:ascii="Calibri" w:eastAsia="Calibri" w:hAnsi="Calibri" w:cs="Calibri"/>
          <w:b/>
          <w:bCs/>
          <w:sz w:val="32"/>
          <w:szCs w:val="32"/>
        </w:rPr>
        <w:t xml:space="preserve"> </w:t>
      </w:r>
    </w:p>
    <w:p w14:paraId="4B772832" w14:textId="31977E7A" w:rsidR="4F936DC5" w:rsidRDefault="4F936DC5" w:rsidP="4F936DC5">
      <w:pPr>
        <w:spacing w:line="257" w:lineRule="auto"/>
      </w:pPr>
      <w:r w:rsidRPr="4F936DC5">
        <w:rPr>
          <w:rFonts w:ascii="Calibri" w:eastAsia="Calibri" w:hAnsi="Calibri" w:cs="Calibri"/>
          <w:b/>
          <w:bCs/>
          <w:sz w:val="32"/>
          <w:szCs w:val="32"/>
        </w:rPr>
        <w:t xml:space="preserve"> </w:t>
      </w:r>
    </w:p>
    <w:p w14:paraId="7773A85B" w14:textId="0A762D9D" w:rsidR="4F936DC5" w:rsidRDefault="4F936DC5" w:rsidP="4F936DC5">
      <w:pPr>
        <w:spacing w:line="257" w:lineRule="auto"/>
      </w:pPr>
      <w:r w:rsidRPr="4F936DC5">
        <w:rPr>
          <w:rFonts w:ascii="Times New Roman" w:eastAsia="Times New Roman" w:hAnsi="Times New Roman" w:cs="Times New Roman"/>
          <w:b/>
          <w:bCs/>
          <w:sz w:val="24"/>
          <w:szCs w:val="24"/>
        </w:rPr>
        <w:t>Table Name:</w:t>
      </w:r>
      <w:r w:rsidRPr="4F936DC5">
        <w:rPr>
          <w:rFonts w:ascii="Times New Roman" w:eastAsia="Times New Roman" w:hAnsi="Times New Roman" w:cs="Times New Roman"/>
          <w:sz w:val="24"/>
          <w:szCs w:val="24"/>
        </w:rPr>
        <w:t xml:space="preserve"> brand details</w:t>
      </w:r>
    </w:p>
    <w:tbl>
      <w:tblPr>
        <w:tblStyle w:val="TableGrid"/>
        <w:tblW w:w="0" w:type="auto"/>
        <w:tblLayout w:type="fixed"/>
        <w:tblLook w:val="04A0" w:firstRow="1" w:lastRow="0" w:firstColumn="1" w:lastColumn="0" w:noHBand="0" w:noVBand="1"/>
      </w:tblPr>
      <w:tblGrid>
        <w:gridCol w:w="2250"/>
        <w:gridCol w:w="2250"/>
        <w:gridCol w:w="2250"/>
      </w:tblGrid>
      <w:tr w:rsidR="4F936DC5" w14:paraId="69173A65" w14:textId="77777777" w:rsidTr="4F936DC5">
        <w:trPr>
          <w:trHeight w:val="300"/>
        </w:trPr>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00DE0C80" w14:textId="22C86C1A" w:rsidR="4F936DC5" w:rsidRDefault="4F936DC5" w:rsidP="4F936DC5">
            <w:pPr>
              <w:spacing w:after="160" w:line="257" w:lineRule="auto"/>
            </w:pPr>
            <w:r w:rsidRPr="4F936DC5">
              <w:rPr>
                <w:rFonts w:ascii="Times New Roman" w:eastAsia="Times New Roman" w:hAnsi="Times New Roman" w:cs="Times New Roman"/>
                <w:b/>
                <w:bCs/>
                <w:sz w:val="24"/>
                <w:szCs w:val="24"/>
              </w:rPr>
              <w:t>Column Name</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18606E64" w14:textId="5F2B2BEE"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0994C7DC" w14:textId="437B8DBF"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32C9ABA3" w14:textId="77777777" w:rsidTr="4F936DC5">
        <w:trPr>
          <w:trHeight w:val="300"/>
        </w:trPr>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635C4735" w14:textId="76B817A5" w:rsidR="4F936DC5" w:rsidRDefault="4F936DC5" w:rsidP="4F936DC5">
            <w:pPr>
              <w:spacing w:line="257" w:lineRule="auto"/>
            </w:pPr>
            <w:r w:rsidRPr="4F936DC5">
              <w:rPr>
                <w:rFonts w:ascii="Times New Roman" w:eastAsia="Times New Roman" w:hAnsi="Times New Roman" w:cs="Times New Roman"/>
                <w:b/>
                <w:bCs/>
                <w:sz w:val="24"/>
                <w:szCs w:val="24"/>
              </w:rPr>
              <w:t>Brand-id</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590BECD4" w14:textId="5CDB9195" w:rsidR="4F936DC5" w:rsidRDefault="4F936DC5" w:rsidP="4F936DC5">
            <w:pPr>
              <w:spacing w:line="257" w:lineRule="auto"/>
            </w:pPr>
            <w:r w:rsidRPr="4F936DC5">
              <w:rPr>
                <w:rFonts w:ascii="Times New Roman" w:eastAsia="Times New Roman" w:hAnsi="Times New Roman" w:cs="Times New Roman"/>
                <w:b/>
                <w:bCs/>
                <w:sz w:val="24"/>
                <w:szCs w:val="24"/>
              </w:rPr>
              <w:t>INTEGER</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286117D7" w14:textId="6A0E28F0" w:rsidR="4F936DC5" w:rsidRDefault="4F936DC5" w:rsidP="4F936DC5">
            <w:pPr>
              <w:spacing w:line="257" w:lineRule="auto"/>
            </w:pPr>
            <w:r w:rsidRPr="4F936DC5">
              <w:rPr>
                <w:rFonts w:ascii="Times New Roman" w:eastAsia="Times New Roman" w:hAnsi="Times New Roman" w:cs="Times New Roman"/>
                <w:b/>
                <w:bCs/>
                <w:sz w:val="24"/>
                <w:szCs w:val="24"/>
              </w:rPr>
              <w:t>PRIMARY KEY</w:t>
            </w:r>
          </w:p>
        </w:tc>
      </w:tr>
      <w:tr w:rsidR="4F936DC5" w14:paraId="7425FD60" w14:textId="77777777" w:rsidTr="4F936DC5">
        <w:trPr>
          <w:trHeight w:val="300"/>
        </w:trPr>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21429BB4" w14:textId="14DE9204" w:rsidR="4F936DC5" w:rsidRDefault="4F936DC5" w:rsidP="4F936DC5">
            <w:pPr>
              <w:spacing w:line="257" w:lineRule="auto"/>
            </w:pPr>
            <w:r w:rsidRPr="4F936DC5">
              <w:rPr>
                <w:rFonts w:ascii="Times New Roman" w:eastAsia="Times New Roman" w:hAnsi="Times New Roman" w:cs="Times New Roman"/>
                <w:b/>
                <w:bCs/>
                <w:sz w:val="24"/>
                <w:szCs w:val="24"/>
              </w:rPr>
              <w:t>Brand-name</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37210006" w14:textId="0443375C" w:rsidR="4F936DC5" w:rsidRDefault="4F936DC5" w:rsidP="4F936DC5">
            <w:pPr>
              <w:spacing w:line="257" w:lineRule="auto"/>
            </w:pPr>
            <w:r w:rsidRPr="4F936DC5">
              <w:rPr>
                <w:rFonts w:ascii="Times New Roman" w:eastAsia="Times New Roman" w:hAnsi="Times New Roman" w:cs="Times New Roman"/>
                <w:b/>
                <w:bCs/>
                <w:sz w:val="24"/>
                <w:szCs w:val="24"/>
              </w:rPr>
              <w:t>VARCHAR(100)</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2995D131" w14:textId="3A35FB64" w:rsidR="4F936DC5" w:rsidRDefault="4F936DC5" w:rsidP="4F936DC5">
            <w:pPr>
              <w:spacing w:line="257" w:lineRule="auto"/>
            </w:pPr>
            <w:r w:rsidRPr="4F936DC5">
              <w:rPr>
                <w:rFonts w:ascii="Times New Roman" w:eastAsia="Times New Roman" w:hAnsi="Times New Roman" w:cs="Times New Roman"/>
                <w:b/>
                <w:bCs/>
                <w:sz w:val="24"/>
                <w:szCs w:val="24"/>
              </w:rPr>
              <w:t>NOT NULL</w:t>
            </w:r>
          </w:p>
        </w:tc>
      </w:tr>
      <w:tr w:rsidR="4F936DC5" w14:paraId="6F2A0353" w14:textId="77777777" w:rsidTr="4F936DC5">
        <w:trPr>
          <w:trHeight w:val="300"/>
        </w:trPr>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0D077367" w14:textId="36D20985" w:rsidR="4F936DC5" w:rsidRDefault="4F936DC5" w:rsidP="4F936DC5">
            <w:pPr>
              <w:spacing w:line="257" w:lineRule="auto"/>
            </w:pPr>
            <w:r w:rsidRPr="4F936DC5">
              <w:rPr>
                <w:rFonts w:ascii="Times New Roman" w:eastAsia="Times New Roman" w:hAnsi="Times New Roman" w:cs="Times New Roman"/>
                <w:b/>
                <w:bCs/>
                <w:sz w:val="24"/>
                <w:szCs w:val="24"/>
              </w:rPr>
              <w:t>description</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00A81D2F" w14:textId="027EA2E8" w:rsidR="4F936DC5" w:rsidRDefault="4F936DC5" w:rsidP="4F936DC5">
            <w:pPr>
              <w:spacing w:line="257" w:lineRule="auto"/>
            </w:pPr>
            <w:r w:rsidRPr="4F936DC5">
              <w:rPr>
                <w:rFonts w:ascii="Times New Roman" w:eastAsia="Times New Roman" w:hAnsi="Times New Roman" w:cs="Times New Roman"/>
                <w:b/>
                <w:bCs/>
                <w:sz w:val="24"/>
                <w:szCs w:val="24"/>
              </w:rPr>
              <w:t>VARCHAR(50)</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38B8C451" w14:textId="03A3EFF4" w:rsidR="4F936DC5" w:rsidRDefault="4F936DC5" w:rsidP="4F936DC5">
            <w:pPr>
              <w:spacing w:line="257" w:lineRule="auto"/>
            </w:pPr>
            <w:r w:rsidRPr="4F936DC5">
              <w:rPr>
                <w:rFonts w:ascii="Times New Roman" w:eastAsia="Times New Roman" w:hAnsi="Times New Roman" w:cs="Times New Roman"/>
                <w:b/>
                <w:bCs/>
                <w:sz w:val="24"/>
                <w:szCs w:val="24"/>
              </w:rPr>
              <w:t>-</w:t>
            </w:r>
          </w:p>
        </w:tc>
      </w:tr>
      <w:tr w:rsidR="4F936DC5" w14:paraId="30EF8058" w14:textId="77777777" w:rsidTr="4F936DC5">
        <w:trPr>
          <w:trHeight w:val="300"/>
        </w:trPr>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14042C28" w14:textId="323514A7" w:rsidR="4F936DC5" w:rsidRDefault="4F936DC5" w:rsidP="4F936DC5">
            <w:pPr>
              <w:spacing w:line="257" w:lineRule="auto"/>
            </w:pPr>
            <w:r w:rsidRPr="4F936DC5">
              <w:rPr>
                <w:rFonts w:ascii="Times New Roman" w:eastAsia="Times New Roman" w:hAnsi="Times New Roman" w:cs="Times New Roman"/>
                <w:b/>
                <w:bCs/>
                <w:sz w:val="24"/>
                <w:szCs w:val="24"/>
              </w:rPr>
              <w:t>website</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72CA572E" w14:textId="7C07CE6B" w:rsidR="4F936DC5" w:rsidRDefault="4F936DC5" w:rsidP="4F936DC5">
            <w:pPr>
              <w:spacing w:line="257" w:lineRule="auto"/>
            </w:pPr>
            <w:r w:rsidRPr="4F936DC5">
              <w:rPr>
                <w:rFonts w:ascii="Times New Roman" w:eastAsia="Times New Roman" w:hAnsi="Times New Roman" w:cs="Times New Roman"/>
                <w:b/>
                <w:bCs/>
                <w:sz w:val="24"/>
                <w:szCs w:val="24"/>
              </w:rPr>
              <w:t>VARCHAR(100)</w:t>
            </w:r>
          </w:p>
        </w:tc>
        <w:tc>
          <w:tcPr>
            <w:tcW w:w="2250" w:type="dxa"/>
            <w:tcBorders>
              <w:top w:val="single" w:sz="8" w:space="0" w:color="auto"/>
              <w:left w:val="single" w:sz="8" w:space="0" w:color="auto"/>
              <w:bottom w:val="single" w:sz="8" w:space="0" w:color="auto"/>
              <w:right w:val="single" w:sz="8" w:space="0" w:color="auto"/>
            </w:tcBorders>
            <w:tcMar>
              <w:left w:w="105" w:type="dxa"/>
              <w:right w:w="105" w:type="dxa"/>
            </w:tcMar>
          </w:tcPr>
          <w:p w14:paraId="311D674D" w14:textId="18AEA39A" w:rsidR="4F936DC5" w:rsidRDefault="4F936DC5" w:rsidP="4F936DC5">
            <w:pPr>
              <w:spacing w:line="257" w:lineRule="auto"/>
            </w:pPr>
            <w:r w:rsidRPr="4F936DC5">
              <w:rPr>
                <w:rFonts w:ascii="Times New Roman" w:eastAsia="Times New Roman" w:hAnsi="Times New Roman" w:cs="Times New Roman"/>
                <w:b/>
                <w:bCs/>
                <w:sz w:val="24"/>
                <w:szCs w:val="24"/>
              </w:rPr>
              <w:t>UNIQUE</w:t>
            </w:r>
          </w:p>
        </w:tc>
      </w:tr>
    </w:tbl>
    <w:p w14:paraId="0A22B419" w14:textId="13393A37" w:rsidR="4F936DC5" w:rsidRDefault="4F936DC5" w:rsidP="4F936DC5">
      <w:pPr>
        <w:spacing w:line="257" w:lineRule="auto"/>
      </w:pPr>
      <w:r w:rsidRPr="4F936DC5">
        <w:rPr>
          <w:rFonts w:ascii="Calibri" w:eastAsia="Calibri" w:hAnsi="Calibri" w:cs="Calibri"/>
          <w:b/>
          <w:bCs/>
          <w:sz w:val="32"/>
          <w:szCs w:val="32"/>
        </w:rPr>
        <w:t xml:space="preserve"> </w:t>
      </w:r>
    </w:p>
    <w:p w14:paraId="784D7AD5" w14:textId="4B28135B" w:rsidR="4F936DC5" w:rsidRDefault="4F936DC5" w:rsidP="4F936DC5">
      <w:pPr>
        <w:spacing w:line="257" w:lineRule="auto"/>
      </w:pPr>
      <w:r w:rsidRPr="4F936DC5">
        <w:rPr>
          <w:rFonts w:ascii="Calibri" w:eastAsia="Calibri" w:hAnsi="Calibri" w:cs="Calibri"/>
          <w:b/>
          <w:bCs/>
          <w:sz w:val="32"/>
          <w:szCs w:val="32"/>
        </w:rPr>
        <w:t xml:space="preserve"> </w:t>
      </w:r>
    </w:p>
    <w:p w14:paraId="5803BE76" w14:textId="78C230B7" w:rsidR="4F936DC5" w:rsidRDefault="4F936DC5" w:rsidP="4F936DC5">
      <w:pPr>
        <w:spacing w:line="257" w:lineRule="auto"/>
      </w:pPr>
      <w:r w:rsidRPr="4F936DC5">
        <w:rPr>
          <w:rFonts w:ascii="Calibri" w:eastAsia="Calibri" w:hAnsi="Calibri" w:cs="Calibri"/>
          <w:b/>
          <w:bCs/>
          <w:sz w:val="32"/>
          <w:szCs w:val="32"/>
        </w:rPr>
        <w:t xml:space="preserve"> </w:t>
      </w:r>
    </w:p>
    <w:p w14:paraId="1CA15446" w14:textId="5FF29911" w:rsidR="00245BD1" w:rsidRDefault="00245BD1" w:rsidP="4F936DC5">
      <w:pPr>
        <w:spacing w:line="257" w:lineRule="auto"/>
      </w:pPr>
      <w:r w:rsidRPr="4F936DC5">
        <w:rPr>
          <w:rFonts w:ascii="Calibri" w:eastAsia="Calibri" w:hAnsi="Calibri" w:cs="Calibri"/>
          <w:b/>
          <w:sz w:val="32"/>
          <w:szCs w:val="32"/>
        </w:rPr>
        <w:t>For Each transaction  table:&lt;&lt;Six table other than user table&gt;&gt;</w:t>
      </w:r>
    </w:p>
    <w:p w14:paraId="5F5919CC" w14:textId="48E9C05A" w:rsidR="4F936DC5" w:rsidRDefault="4F936DC5" w:rsidP="4F936DC5">
      <w:pPr>
        <w:spacing w:line="257" w:lineRule="auto"/>
      </w:pPr>
      <w:r w:rsidRPr="4F936DC5">
        <w:rPr>
          <w:rFonts w:ascii="Times New Roman" w:eastAsia="Times New Roman" w:hAnsi="Times New Roman" w:cs="Times New Roman"/>
          <w:b/>
          <w:bCs/>
          <w:sz w:val="24"/>
          <w:szCs w:val="24"/>
        </w:rPr>
        <w:t xml:space="preserve">Table Name: </w:t>
      </w:r>
      <w:r w:rsidRPr="4F936DC5">
        <w:rPr>
          <w:rFonts w:ascii="Times New Roman" w:eastAsia="Times New Roman" w:hAnsi="Times New Roman" w:cs="Times New Roman"/>
          <w:sz w:val="24"/>
          <w:szCs w:val="24"/>
        </w:rPr>
        <w:t>address details</w:t>
      </w:r>
    </w:p>
    <w:tbl>
      <w:tblPr>
        <w:tblStyle w:val="TableGrid"/>
        <w:tblW w:w="0" w:type="auto"/>
        <w:tblLayout w:type="fixed"/>
        <w:tblLook w:val="04A0" w:firstRow="1" w:lastRow="0" w:firstColumn="1" w:lastColumn="0" w:noHBand="0" w:noVBand="1"/>
      </w:tblPr>
      <w:tblGrid>
        <w:gridCol w:w="3495"/>
        <w:gridCol w:w="2760"/>
        <w:gridCol w:w="2760"/>
      </w:tblGrid>
      <w:tr w:rsidR="4F936DC5" w14:paraId="4CC07D5B"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434A2AA5" w14:textId="6199B52A" w:rsidR="4F936DC5" w:rsidRDefault="4F936DC5" w:rsidP="4F936DC5">
            <w:pPr>
              <w:spacing w:after="160" w:line="257" w:lineRule="auto"/>
            </w:pPr>
            <w:r w:rsidRPr="4F936DC5">
              <w:rPr>
                <w:rFonts w:ascii="Times New Roman" w:eastAsia="Times New Roman" w:hAnsi="Times New Roman" w:cs="Times New Roman"/>
                <w:b/>
                <w:bCs/>
                <w:sz w:val="24"/>
                <w:szCs w:val="24"/>
              </w:rPr>
              <w:t>Column Name</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686A775B" w14:textId="4DD7C57C"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7EF48EBD" w14:textId="6072BF68"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2AEBD45E"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570162B7" w14:textId="44398E7F" w:rsidR="4F936DC5" w:rsidRDefault="4F936DC5" w:rsidP="4F936DC5">
            <w:pPr>
              <w:spacing w:after="160" w:line="257" w:lineRule="auto"/>
            </w:pPr>
            <w:r w:rsidRPr="4F936DC5">
              <w:rPr>
                <w:rFonts w:ascii="Times New Roman" w:eastAsia="Times New Roman" w:hAnsi="Times New Roman" w:cs="Times New Roman"/>
                <w:sz w:val="24"/>
                <w:szCs w:val="24"/>
              </w:rPr>
              <w:t>Addressid</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1B406312" w14:textId="678A05CF" w:rsidR="4F936DC5" w:rsidRDefault="4F936DC5" w:rsidP="4F936DC5">
            <w:pPr>
              <w:spacing w:after="160" w:line="257" w:lineRule="auto"/>
            </w:pPr>
            <w:r w:rsidRPr="4F936DC5">
              <w:rPr>
                <w:rFonts w:ascii="Times New Roman" w:eastAsia="Times New Roman" w:hAnsi="Times New Roman" w:cs="Times New Roman"/>
                <w:sz w:val="24"/>
                <w:szCs w:val="24"/>
              </w:rPr>
              <w:t>NUMBER (10)</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7797343B" w14:textId="2DB220DC"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3C6399B5"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02EB70CB" w14:textId="137CC84B" w:rsidR="4F936DC5" w:rsidRDefault="4F936DC5" w:rsidP="4F936DC5">
            <w:pPr>
              <w:spacing w:after="160" w:line="257" w:lineRule="auto"/>
            </w:pPr>
            <w:r w:rsidRPr="4F936DC5">
              <w:rPr>
                <w:rFonts w:ascii="Times New Roman" w:eastAsia="Times New Roman" w:hAnsi="Times New Roman" w:cs="Times New Roman"/>
                <w:sz w:val="24"/>
                <w:szCs w:val="24"/>
              </w:rPr>
              <w:lastRenderedPageBreak/>
              <w:t>customerid</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3227F698" w14:textId="0572002D" w:rsidR="4F936DC5" w:rsidRDefault="4F936DC5" w:rsidP="4F936DC5">
            <w:pPr>
              <w:spacing w:after="160" w:line="257" w:lineRule="auto"/>
            </w:pPr>
            <w:r w:rsidRPr="4F936DC5">
              <w:rPr>
                <w:rFonts w:ascii="Times New Roman" w:eastAsia="Times New Roman" w:hAnsi="Times New Roman" w:cs="Times New Roman"/>
                <w:sz w:val="24"/>
                <w:szCs w:val="24"/>
              </w:rPr>
              <w:t>NUMBER (10)</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7E612FB7" w14:textId="69FF1662" w:rsidR="4F936DC5" w:rsidRDefault="4F936DC5" w:rsidP="4F936DC5">
            <w:pPr>
              <w:spacing w:after="160" w:line="257" w:lineRule="auto"/>
            </w:pPr>
            <w:r w:rsidRPr="4F936DC5">
              <w:rPr>
                <w:rFonts w:ascii="Times New Roman" w:eastAsia="Times New Roman" w:hAnsi="Times New Roman" w:cs="Times New Roman"/>
                <w:sz w:val="24"/>
                <w:szCs w:val="24"/>
              </w:rPr>
              <w:t>Foreign Key</w:t>
            </w:r>
          </w:p>
        </w:tc>
      </w:tr>
      <w:tr w:rsidR="4F936DC5" w14:paraId="63C435EA"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57A18F56" w14:textId="123EDA34" w:rsidR="4F936DC5" w:rsidRDefault="4F936DC5" w:rsidP="4F936DC5">
            <w:pPr>
              <w:spacing w:after="160" w:line="257" w:lineRule="auto"/>
            </w:pPr>
            <w:r w:rsidRPr="4F936DC5">
              <w:rPr>
                <w:rFonts w:ascii="Times New Roman" w:eastAsia="Times New Roman" w:hAnsi="Times New Roman" w:cs="Times New Roman"/>
                <w:sz w:val="24"/>
                <w:szCs w:val="24"/>
              </w:rPr>
              <w:t>streetaddress</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71B26D89" w14:textId="08E538C0" w:rsidR="4F936DC5" w:rsidRDefault="4F936DC5" w:rsidP="4F936DC5">
            <w:pPr>
              <w:spacing w:after="160" w:line="257" w:lineRule="auto"/>
            </w:pPr>
            <w:r w:rsidRPr="4F936DC5">
              <w:rPr>
                <w:rFonts w:ascii="Times New Roman" w:eastAsia="Times New Roman" w:hAnsi="Times New Roman" w:cs="Times New Roman"/>
                <w:sz w:val="24"/>
                <w:szCs w:val="24"/>
              </w:rPr>
              <w:t>VARCHAR (100)</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07224A93" w14:textId="06282954"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1E941083"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60941E0C" w14:textId="6108D015" w:rsidR="4F936DC5" w:rsidRDefault="4F936DC5" w:rsidP="4F936DC5">
            <w:pPr>
              <w:spacing w:after="160" w:line="257" w:lineRule="auto"/>
            </w:pPr>
            <w:r w:rsidRPr="4F936DC5">
              <w:rPr>
                <w:rFonts w:ascii="Times New Roman" w:eastAsia="Times New Roman" w:hAnsi="Times New Roman" w:cs="Times New Roman"/>
                <w:sz w:val="24"/>
                <w:szCs w:val="24"/>
              </w:rPr>
              <w:t>city</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3F80223C" w14:textId="089D3018" w:rsidR="4F936DC5" w:rsidRDefault="4F936DC5" w:rsidP="4F936DC5">
            <w:pPr>
              <w:spacing w:after="160" w:line="257" w:lineRule="auto"/>
            </w:pPr>
            <w:r w:rsidRPr="4F936DC5">
              <w:rPr>
                <w:rFonts w:ascii="Times New Roman" w:eastAsia="Times New Roman" w:hAnsi="Times New Roman" w:cs="Times New Roman"/>
                <w:sz w:val="24"/>
                <w:szCs w:val="24"/>
              </w:rPr>
              <w:t>VARCHAR (15)</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517EE826" w14:textId="6CA5BD36"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53CD485D"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310061B4" w14:textId="3586AC03" w:rsidR="4F936DC5" w:rsidRDefault="4F936DC5" w:rsidP="4F936DC5">
            <w:pPr>
              <w:spacing w:after="160" w:line="257" w:lineRule="auto"/>
            </w:pPr>
            <w:r w:rsidRPr="4F936DC5">
              <w:rPr>
                <w:rFonts w:ascii="Times New Roman" w:eastAsia="Times New Roman" w:hAnsi="Times New Roman" w:cs="Times New Roman"/>
                <w:sz w:val="24"/>
                <w:szCs w:val="24"/>
              </w:rPr>
              <w:t>state</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5192E7F1" w14:textId="558C7D54" w:rsidR="4F936DC5" w:rsidRDefault="4F936DC5" w:rsidP="4F936DC5">
            <w:pPr>
              <w:spacing w:after="160" w:line="257" w:lineRule="auto"/>
            </w:pPr>
            <w:r w:rsidRPr="4F936DC5">
              <w:rPr>
                <w:rFonts w:ascii="Times New Roman" w:eastAsia="Times New Roman" w:hAnsi="Times New Roman" w:cs="Times New Roman"/>
                <w:sz w:val="24"/>
                <w:szCs w:val="24"/>
              </w:rPr>
              <w:t>NUMBER (10)</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3B123674" w14:textId="0F88D445"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5FA76E26"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177224C4" w14:textId="450E056D" w:rsidR="4F936DC5" w:rsidRDefault="4F936DC5" w:rsidP="4F936DC5">
            <w:pPr>
              <w:spacing w:after="160" w:line="257" w:lineRule="auto"/>
            </w:pPr>
            <w:r w:rsidRPr="4F936DC5">
              <w:rPr>
                <w:rFonts w:ascii="Times New Roman" w:eastAsia="Times New Roman" w:hAnsi="Times New Roman" w:cs="Times New Roman"/>
                <w:sz w:val="24"/>
                <w:szCs w:val="24"/>
              </w:rPr>
              <w:t>zipcode</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3AC3C2B1" w14:textId="788A7BB4" w:rsidR="4F936DC5" w:rsidRDefault="4F936DC5" w:rsidP="4F936DC5">
            <w:pPr>
              <w:spacing w:after="160" w:line="257" w:lineRule="auto"/>
            </w:pPr>
            <w:r w:rsidRPr="4F936DC5">
              <w:rPr>
                <w:rFonts w:ascii="Times New Roman" w:eastAsia="Times New Roman" w:hAnsi="Times New Roman" w:cs="Times New Roman"/>
                <w:sz w:val="24"/>
                <w:szCs w:val="24"/>
              </w:rPr>
              <w:t>NUMBER (10)</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775E8F03" w14:textId="20A1E4E2"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688458CA" w14:textId="77777777" w:rsidTr="4F936DC5">
        <w:trPr>
          <w:trHeight w:val="300"/>
        </w:trPr>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41E13867" w14:textId="450F2E25" w:rsidR="4F936DC5" w:rsidRDefault="4F936DC5" w:rsidP="4F936DC5">
            <w:pPr>
              <w:spacing w:after="160" w:line="257" w:lineRule="auto"/>
            </w:pPr>
            <w:r w:rsidRPr="4F936DC5">
              <w:rPr>
                <w:rFonts w:ascii="Times New Roman" w:eastAsia="Times New Roman" w:hAnsi="Times New Roman" w:cs="Times New Roman"/>
                <w:sz w:val="24"/>
                <w:szCs w:val="24"/>
              </w:rPr>
              <w:t>country</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33A91E78" w14:textId="3FAC7BCE" w:rsidR="4F936DC5" w:rsidRDefault="4F936DC5" w:rsidP="4F936DC5">
            <w:pPr>
              <w:spacing w:after="160" w:line="257" w:lineRule="auto"/>
            </w:pPr>
            <w:r w:rsidRPr="4F936DC5">
              <w:rPr>
                <w:rFonts w:ascii="Times New Roman" w:eastAsia="Times New Roman" w:hAnsi="Times New Roman" w:cs="Times New Roman"/>
                <w:sz w:val="24"/>
                <w:szCs w:val="24"/>
              </w:rPr>
              <w:t>VARCHAR (100)</w:t>
            </w:r>
          </w:p>
        </w:tc>
        <w:tc>
          <w:tcPr>
            <w:tcW w:w="2760" w:type="dxa"/>
            <w:tcBorders>
              <w:top w:val="single" w:sz="8" w:space="0" w:color="auto"/>
              <w:left w:val="single" w:sz="8" w:space="0" w:color="auto"/>
              <w:bottom w:val="single" w:sz="8" w:space="0" w:color="auto"/>
              <w:right w:val="single" w:sz="8" w:space="0" w:color="auto"/>
            </w:tcBorders>
            <w:tcMar>
              <w:left w:w="108" w:type="dxa"/>
              <w:right w:w="108" w:type="dxa"/>
            </w:tcMar>
          </w:tcPr>
          <w:p w14:paraId="6D16351F" w14:textId="3CBD5420"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bl>
    <w:p w14:paraId="0F96240C" w14:textId="1DCFFB2E" w:rsidR="4F936DC5" w:rsidRDefault="4F936DC5" w:rsidP="4F936DC5">
      <w:pPr>
        <w:spacing w:line="257" w:lineRule="auto"/>
      </w:pPr>
      <w:r w:rsidRPr="4F936DC5">
        <w:rPr>
          <w:rFonts w:ascii="Times New Roman" w:eastAsia="Times New Roman" w:hAnsi="Times New Roman" w:cs="Times New Roman"/>
          <w:sz w:val="24"/>
          <w:szCs w:val="24"/>
        </w:rPr>
        <w:t xml:space="preserve"> </w:t>
      </w:r>
    </w:p>
    <w:p w14:paraId="6D80B4BB" w14:textId="318C5C68" w:rsidR="4F936DC5" w:rsidRDefault="4F936DC5" w:rsidP="4F936DC5">
      <w:pPr>
        <w:spacing w:line="257" w:lineRule="auto"/>
      </w:pPr>
      <w:r w:rsidRPr="4F936DC5">
        <w:rPr>
          <w:rFonts w:ascii="Times New Roman" w:eastAsia="Times New Roman" w:hAnsi="Times New Roman" w:cs="Times New Roman"/>
          <w:b/>
          <w:bCs/>
          <w:sz w:val="24"/>
          <w:szCs w:val="24"/>
        </w:rPr>
        <w:t xml:space="preserve">Table Name: </w:t>
      </w:r>
      <w:r w:rsidRPr="4F936DC5">
        <w:rPr>
          <w:rFonts w:ascii="Times New Roman" w:eastAsia="Times New Roman" w:hAnsi="Times New Roman" w:cs="Times New Roman"/>
          <w:sz w:val="24"/>
          <w:szCs w:val="24"/>
        </w:rPr>
        <w:t>order details</w:t>
      </w:r>
    </w:p>
    <w:tbl>
      <w:tblPr>
        <w:tblStyle w:val="TableGrid"/>
        <w:tblW w:w="0" w:type="auto"/>
        <w:tblLayout w:type="fixed"/>
        <w:tblLook w:val="04A0" w:firstRow="1" w:lastRow="0" w:firstColumn="1" w:lastColumn="0" w:noHBand="0" w:noVBand="1"/>
      </w:tblPr>
      <w:tblGrid>
        <w:gridCol w:w="3000"/>
        <w:gridCol w:w="3000"/>
        <w:gridCol w:w="3000"/>
      </w:tblGrid>
      <w:tr w:rsidR="4F936DC5" w14:paraId="68229ADC"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619DF8A4" w14:textId="1EABF638" w:rsidR="4F936DC5" w:rsidRDefault="4F936DC5" w:rsidP="4F936DC5">
            <w:pPr>
              <w:spacing w:after="160" w:line="257" w:lineRule="auto"/>
            </w:pPr>
            <w:r w:rsidRPr="4F936DC5">
              <w:rPr>
                <w:rFonts w:ascii="Times New Roman" w:eastAsia="Times New Roman" w:hAnsi="Times New Roman" w:cs="Times New Roman"/>
                <w:b/>
                <w:bCs/>
                <w:sz w:val="24"/>
                <w:szCs w:val="24"/>
              </w:rPr>
              <w:t>Column Name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148A6AC8" w14:textId="01FD30B4"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3F3A16F8" w14:textId="58771B99"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102D7693"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B541F96" w14:textId="443AAA13" w:rsidR="4F936DC5" w:rsidRDefault="4F936DC5" w:rsidP="4F936DC5">
            <w:pPr>
              <w:spacing w:after="160" w:line="257" w:lineRule="auto"/>
            </w:pPr>
            <w:r w:rsidRPr="4F936DC5">
              <w:rPr>
                <w:rFonts w:ascii="Segoe UI" w:eastAsia="Segoe UI" w:hAnsi="Segoe UI" w:cs="Segoe UI"/>
                <w:color w:val="374151"/>
                <w:sz w:val="21"/>
                <w:szCs w:val="21"/>
              </w:rPr>
              <w:t>order_id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631B98CC" w14:textId="72E3D589"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29EA829E" w14:textId="12606D90"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25A7CFBC"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6A2DA69C" w14:textId="2E5D3FFC" w:rsidR="4F936DC5" w:rsidRDefault="4F936DC5" w:rsidP="4F936DC5">
            <w:pPr>
              <w:spacing w:after="160" w:line="257" w:lineRule="auto"/>
            </w:pPr>
            <w:r w:rsidRPr="4F936DC5">
              <w:rPr>
                <w:rFonts w:ascii="Segoe UI" w:eastAsia="Segoe UI" w:hAnsi="Segoe UI" w:cs="Segoe UI"/>
                <w:color w:val="374151"/>
                <w:sz w:val="21"/>
                <w:szCs w:val="21"/>
              </w:rPr>
              <w:t>customer_id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57DC8F86" w14:textId="42FF8003"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270689CB" w14:textId="74D629D2" w:rsidR="4F936DC5" w:rsidRDefault="4F936DC5" w:rsidP="4F936DC5">
            <w:pPr>
              <w:spacing w:after="160" w:line="257" w:lineRule="auto"/>
            </w:pPr>
            <w:r w:rsidRPr="4F936DC5">
              <w:rPr>
                <w:rFonts w:ascii="Times New Roman" w:eastAsia="Times New Roman" w:hAnsi="Times New Roman" w:cs="Times New Roman"/>
                <w:sz w:val="24"/>
                <w:szCs w:val="24"/>
              </w:rPr>
              <w:t>Foreign key</w:t>
            </w:r>
          </w:p>
        </w:tc>
      </w:tr>
      <w:tr w:rsidR="4F936DC5" w14:paraId="38D2801B"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0EA8279" w14:textId="456782E5" w:rsidR="4F936DC5" w:rsidRDefault="4F936DC5" w:rsidP="4F936DC5">
            <w:pPr>
              <w:spacing w:after="160" w:line="257" w:lineRule="auto"/>
            </w:pPr>
            <w:r w:rsidRPr="4F936DC5">
              <w:rPr>
                <w:rFonts w:ascii="Segoe UI" w:eastAsia="Segoe UI" w:hAnsi="Segoe UI" w:cs="Segoe UI"/>
                <w:color w:val="374151"/>
                <w:sz w:val="21"/>
                <w:szCs w:val="21"/>
              </w:rPr>
              <w:t>order_date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51119CC2" w14:textId="30604949" w:rsidR="4F936DC5" w:rsidRDefault="4F936DC5" w:rsidP="4F936DC5">
            <w:pPr>
              <w:spacing w:after="160" w:line="257" w:lineRule="auto"/>
            </w:pPr>
            <w:r w:rsidRPr="4F936DC5">
              <w:rPr>
                <w:rFonts w:ascii="Segoe UI" w:eastAsia="Segoe UI" w:hAnsi="Segoe UI" w:cs="Segoe UI"/>
                <w:color w:val="374151"/>
                <w:sz w:val="21"/>
                <w:szCs w:val="21"/>
              </w:rPr>
              <w:t>DATE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5BEE5C6D" w14:textId="04094273"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3C642842"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400E622D" w14:textId="19D16D09" w:rsidR="4F936DC5" w:rsidRDefault="4F936DC5" w:rsidP="4F936DC5">
            <w:pPr>
              <w:spacing w:after="160" w:line="257" w:lineRule="auto"/>
            </w:pPr>
            <w:r w:rsidRPr="4F936DC5">
              <w:rPr>
                <w:rFonts w:ascii="Segoe UI" w:eastAsia="Segoe UI" w:hAnsi="Segoe UI" w:cs="Segoe UI"/>
                <w:color w:val="374151"/>
                <w:sz w:val="21"/>
                <w:szCs w:val="21"/>
              </w:rPr>
              <w:t>total_amount</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2DACBF01" w14:textId="1B6C9FC1" w:rsidR="4F936DC5" w:rsidRDefault="4F936DC5" w:rsidP="4F936DC5">
            <w:pPr>
              <w:spacing w:after="160" w:line="257" w:lineRule="auto"/>
            </w:pPr>
            <w:r w:rsidRPr="4F936DC5">
              <w:rPr>
                <w:rFonts w:ascii="Segoe UI" w:eastAsia="Segoe UI" w:hAnsi="Segoe UI" w:cs="Segoe UI"/>
                <w:color w:val="374151"/>
                <w:sz w:val="21"/>
                <w:szCs w:val="21"/>
              </w:rPr>
              <w:t>DECIMAL(10, 2)</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3F788C86" w14:textId="7AF1E450"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49EC069B"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7C2A351" w14:textId="135E306C" w:rsidR="4F936DC5" w:rsidRDefault="4F936DC5" w:rsidP="4F936DC5">
            <w:pPr>
              <w:spacing w:after="160" w:line="257" w:lineRule="auto"/>
            </w:pPr>
            <w:r w:rsidRPr="4F936DC5">
              <w:rPr>
                <w:rFonts w:ascii="Segoe UI" w:eastAsia="Segoe UI" w:hAnsi="Segoe UI" w:cs="Segoe UI"/>
                <w:color w:val="374151"/>
                <w:sz w:val="21"/>
                <w:szCs w:val="21"/>
              </w:rPr>
              <w:t>shipping_address</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FF6AC8C" w14:textId="4940E844" w:rsidR="4F936DC5" w:rsidRDefault="4F936DC5" w:rsidP="4F936DC5">
            <w:pPr>
              <w:spacing w:after="160" w:line="257" w:lineRule="auto"/>
            </w:pPr>
            <w:r w:rsidRPr="4F936DC5">
              <w:rPr>
                <w:rFonts w:ascii="Segoe UI" w:eastAsia="Segoe UI" w:hAnsi="Segoe UI" w:cs="Segoe UI"/>
                <w:color w:val="374151"/>
                <w:sz w:val="21"/>
                <w:szCs w:val="21"/>
              </w:rPr>
              <w:t>Varchar(100)</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6F691083" w14:textId="5551B088"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271F12A5"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74FBD7EE" w14:textId="15E0CBB9" w:rsidR="4F936DC5" w:rsidRDefault="4F936DC5" w:rsidP="4F936DC5">
            <w:pPr>
              <w:spacing w:after="160" w:line="257" w:lineRule="auto"/>
            </w:pPr>
            <w:r w:rsidRPr="4F936DC5">
              <w:rPr>
                <w:rFonts w:ascii="Segoe UI" w:eastAsia="Segoe UI" w:hAnsi="Segoe UI" w:cs="Segoe UI"/>
                <w:color w:val="374151"/>
                <w:sz w:val="21"/>
                <w:szCs w:val="21"/>
              </w:rPr>
              <w:t>payment_method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2D11880A" w14:textId="3B579A2A" w:rsidR="4F936DC5" w:rsidRDefault="4F936DC5" w:rsidP="4F936DC5">
            <w:pPr>
              <w:spacing w:after="160" w:line="257" w:lineRule="auto"/>
            </w:pPr>
            <w:r w:rsidRPr="4F936DC5">
              <w:rPr>
                <w:rFonts w:ascii="Segoe UI" w:eastAsia="Segoe UI" w:hAnsi="Segoe UI" w:cs="Segoe UI"/>
                <w:color w:val="374151"/>
                <w:sz w:val="21"/>
                <w:szCs w:val="21"/>
              </w:rPr>
              <w:t>VARCHAR(50)</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5A21F0D3" w14:textId="0294FBBB"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043018D6"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701735A5" w14:textId="56BEB017" w:rsidR="4F936DC5" w:rsidRDefault="4F936DC5" w:rsidP="4F936DC5">
            <w:pPr>
              <w:spacing w:after="160" w:line="257" w:lineRule="auto"/>
            </w:pPr>
            <w:r w:rsidRPr="4F936DC5">
              <w:rPr>
                <w:rFonts w:ascii="Segoe UI" w:eastAsia="Segoe UI" w:hAnsi="Segoe UI" w:cs="Segoe UI"/>
                <w:color w:val="374151"/>
                <w:sz w:val="21"/>
                <w:szCs w:val="21"/>
              </w:rPr>
              <w:t>status</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6DDBD071" w14:textId="311F3A28" w:rsidR="4F936DC5" w:rsidRDefault="4F936DC5" w:rsidP="4F936DC5">
            <w:pPr>
              <w:spacing w:after="160" w:line="257" w:lineRule="auto"/>
            </w:pPr>
            <w:r w:rsidRPr="4F936DC5">
              <w:rPr>
                <w:rFonts w:ascii="Segoe UI" w:eastAsia="Segoe UI" w:hAnsi="Segoe UI" w:cs="Segoe UI"/>
                <w:color w:val="374151"/>
                <w:sz w:val="21"/>
                <w:szCs w:val="21"/>
              </w:rPr>
              <w:t>VARCHAR(20)</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3C4BAC14" w14:textId="16B0A2FE"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bl>
    <w:p w14:paraId="07899325" w14:textId="3305E6CE" w:rsidR="4F936DC5" w:rsidRDefault="4F936DC5" w:rsidP="4F936DC5">
      <w:pPr>
        <w:spacing w:line="257" w:lineRule="auto"/>
      </w:pPr>
      <w:r w:rsidRPr="4F936DC5">
        <w:rPr>
          <w:rFonts w:ascii="Times New Roman" w:eastAsia="Times New Roman" w:hAnsi="Times New Roman" w:cs="Times New Roman"/>
          <w:sz w:val="24"/>
          <w:szCs w:val="24"/>
        </w:rPr>
        <w:t xml:space="preserve"> </w:t>
      </w:r>
    </w:p>
    <w:p w14:paraId="054FC7E9" w14:textId="0A56A578" w:rsidR="4F936DC5" w:rsidRDefault="4F936DC5" w:rsidP="4F936DC5">
      <w:pPr>
        <w:spacing w:line="257" w:lineRule="auto"/>
      </w:pPr>
      <w:r w:rsidRPr="4F936DC5">
        <w:rPr>
          <w:rFonts w:ascii="Times New Roman" w:eastAsia="Times New Roman" w:hAnsi="Times New Roman" w:cs="Times New Roman"/>
          <w:sz w:val="24"/>
          <w:szCs w:val="24"/>
        </w:rPr>
        <w:t xml:space="preserve"> </w:t>
      </w:r>
    </w:p>
    <w:p w14:paraId="79B94ADB" w14:textId="352650FA" w:rsidR="4F936DC5" w:rsidRDefault="4F936DC5" w:rsidP="4F936DC5">
      <w:pPr>
        <w:spacing w:line="257" w:lineRule="auto"/>
      </w:pPr>
      <w:r w:rsidRPr="4F936DC5">
        <w:rPr>
          <w:rFonts w:ascii="Times New Roman" w:eastAsia="Times New Roman" w:hAnsi="Times New Roman" w:cs="Times New Roman"/>
          <w:sz w:val="24"/>
          <w:szCs w:val="24"/>
        </w:rPr>
        <w:t xml:space="preserve"> </w:t>
      </w:r>
    </w:p>
    <w:p w14:paraId="2933DE2A" w14:textId="6C8F2767" w:rsidR="4F936DC5" w:rsidRDefault="4F936DC5" w:rsidP="4F936DC5">
      <w:pPr>
        <w:spacing w:line="257" w:lineRule="auto"/>
      </w:pPr>
      <w:r w:rsidRPr="4F936DC5">
        <w:rPr>
          <w:rFonts w:ascii="Times New Roman" w:eastAsia="Times New Roman" w:hAnsi="Times New Roman" w:cs="Times New Roman"/>
          <w:sz w:val="24"/>
          <w:szCs w:val="24"/>
        </w:rPr>
        <w:t xml:space="preserve"> </w:t>
      </w:r>
    </w:p>
    <w:p w14:paraId="76D3C4CC" w14:textId="10DF2AEE" w:rsidR="4F936DC5" w:rsidRDefault="4F936DC5" w:rsidP="4F936DC5">
      <w:pPr>
        <w:spacing w:line="257" w:lineRule="auto"/>
      </w:pPr>
      <w:r w:rsidRPr="4F936DC5">
        <w:rPr>
          <w:rFonts w:ascii="Times New Roman" w:eastAsia="Times New Roman" w:hAnsi="Times New Roman" w:cs="Times New Roman"/>
          <w:sz w:val="24"/>
          <w:szCs w:val="24"/>
        </w:rPr>
        <w:t xml:space="preserve"> </w:t>
      </w:r>
    </w:p>
    <w:p w14:paraId="473C743E" w14:textId="7756B208" w:rsidR="4F936DC5" w:rsidRDefault="4F936DC5" w:rsidP="4F936DC5">
      <w:pPr>
        <w:spacing w:line="257" w:lineRule="auto"/>
      </w:pPr>
      <w:r w:rsidRPr="4F936DC5">
        <w:rPr>
          <w:rFonts w:ascii="Times New Roman" w:eastAsia="Times New Roman" w:hAnsi="Times New Roman" w:cs="Times New Roman"/>
          <w:b/>
          <w:bCs/>
          <w:sz w:val="24"/>
          <w:szCs w:val="24"/>
        </w:rPr>
        <w:t xml:space="preserve">Table Name: </w:t>
      </w:r>
      <w:r w:rsidRPr="4F936DC5">
        <w:rPr>
          <w:rFonts w:ascii="Times New Roman" w:eastAsia="Times New Roman" w:hAnsi="Times New Roman" w:cs="Times New Roman"/>
          <w:sz w:val="24"/>
          <w:szCs w:val="24"/>
        </w:rPr>
        <w:t>refundtransaction details</w:t>
      </w:r>
    </w:p>
    <w:tbl>
      <w:tblPr>
        <w:tblStyle w:val="TableGrid"/>
        <w:tblW w:w="0" w:type="auto"/>
        <w:tblLayout w:type="fixed"/>
        <w:tblLook w:val="04A0" w:firstRow="1" w:lastRow="0" w:firstColumn="1" w:lastColumn="0" w:noHBand="0" w:noVBand="1"/>
      </w:tblPr>
      <w:tblGrid>
        <w:gridCol w:w="3000"/>
        <w:gridCol w:w="3000"/>
        <w:gridCol w:w="3000"/>
      </w:tblGrid>
      <w:tr w:rsidR="4F936DC5" w14:paraId="1D9F168B"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3ACD7DCE" w14:textId="008385C5" w:rsidR="4F936DC5" w:rsidRDefault="4F936DC5" w:rsidP="4F936DC5">
            <w:pPr>
              <w:spacing w:after="160" w:line="257" w:lineRule="auto"/>
            </w:pPr>
            <w:r w:rsidRPr="4F936DC5">
              <w:rPr>
                <w:rFonts w:ascii="Times New Roman" w:eastAsia="Times New Roman" w:hAnsi="Times New Roman" w:cs="Times New Roman"/>
                <w:b/>
                <w:bCs/>
                <w:sz w:val="24"/>
                <w:szCs w:val="24"/>
              </w:rPr>
              <w:t>Column Name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4B298463" w14:textId="43B0AEB5"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6230E971" w14:textId="4F060795"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3B18AAA4"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53CC693" w14:textId="6A2E912F" w:rsidR="4F936DC5" w:rsidRDefault="4F936DC5" w:rsidP="4F936DC5">
            <w:pPr>
              <w:spacing w:after="160" w:line="257" w:lineRule="auto"/>
            </w:pPr>
            <w:r w:rsidRPr="4F936DC5">
              <w:rPr>
                <w:rFonts w:ascii="Segoe UI" w:eastAsia="Segoe UI" w:hAnsi="Segoe UI" w:cs="Segoe UI"/>
                <w:color w:val="374151"/>
                <w:sz w:val="21"/>
                <w:szCs w:val="21"/>
              </w:rPr>
              <w:t>Refund_id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0C637DB7" w14:textId="0901E653"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2AA5770C" w14:textId="60F78187"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4938F3DF"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77BA3D60" w14:textId="54050442" w:rsidR="4F936DC5" w:rsidRDefault="4F936DC5" w:rsidP="4F936DC5">
            <w:pPr>
              <w:spacing w:after="160" w:line="257" w:lineRule="auto"/>
            </w:pPr>
            <w:r w:rsidRPr="4F936DC5">
              <w:rPr>
                <w:rFonts w:ascii="Segoe UI" w:eastAsia="Segoe UI" w:hAnsi="Segoe UI" w:cs="Segoe UI"/>
                <w:color w:val="374151"/>
                <w:sz w:val="21"/>
                <w:szCs w:val="21"/>
              </w:rPr>
              <w:t>Order_id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63FF9A5" w14:textId="0175BBAE"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333D8DF2" w14:textId="25893A8A" w:rsidR="4F936DC5" w:rsidRDefault="4F936DC5" w:rsidP="4F936DC5">
            <w:pPr>
              <w:spacing w:after="160" w:line="257" w:lineRule="auto"/>
            </w:pPr>
            <w:r w:rsidRPr="4F936DC5">
              <w:rPr>
                <w:rFonts w:ascii="Times New Roman" w:eastAsia="Times New Roman" w:hAnsi="Times New Roman" w:cs="Times New Roman"/>
                <w:sz w:val="24"/>
                <w:szCs w:val="24"/>
              </w:rPr>
              <w:t>Foreign key</w:t>
            </w:r>
          </w:p>
        </w:tc>
      </w:tr>
      <w:tr w:rsidR="4F936DC5" w14:paraId="5878C655"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8C30C5B" w14:textId="2F559F9C" w:rsidR="4F936DC5" w:rsidRDefault="4F936DC5" w:rsidP="4F936DC5">
            <w:pPr>
              <w:spacing w:after="160" w:line="257" w:lineRule="auto"/>
            </w:pPr>
            <w:r w:rsidRPr="4F936DC5">
              <w:rPr>
                <w:rFonts w:ascii="Segoe UI" w:eastAsia="Segoe UI" w:hAnsi="Segoe UI" w:cs="Segoe UI"/>
                <w:color w:val="374151"/>
                <w:sz w:val="21"/>
                <w:szCs w:val="21"/>
              </w:rPr>
              <w:t>Refund_date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4FBA903A" w14:textId="56AF8A80" w:rsidR="4F936DC5" w:rsidRDefault="4F936DC5" w:rsidP="4F936DC5">
            <w:pPr>
              <w:spacing w:after="160" w:line="257" w:lineRule="auto"/>
            </w:pPr>
            <w:r w:rsidRPr="4F936DC5">
              <w:rPr>
                <w:rFonts w:ascii="Segoe UI" w:eastAsia="Segoe UI" w:hAnsi="Segoe UI" w:cs="Segoe UI"/>
                <w:color w:val="374151"/>
                <w:sz w:val="21"/>
                <w:szCs w:val="21"/>
              </w:rPr>
              <w:t>DATE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77C4262D" w14:textId="1A4B0827"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1B701015"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223523E8" w14:textId="5CB46FA8" w:rsidR="4F936DC5" w:rsidRDefault="4F936DC5" w:rsidP="4F936DC5">
            <w:pPr>
              <w:spacing w:after="160" w:line="257" w:lineRule="auto"/>
            </w:pPr>
            <w:r w:rsidRPr="4F936DC5">
              <w:rPr>
                <w:rFonts w:ascii="Segoe UI" w:eastAsia="Segoe UI" w:hAnsi="Segoe UI" w:cs="Segoe UI"/>
                <w:color w:val="374151"/>
                <w:sz w:val="21"/>
                <w:szCs w:val="21"/>
              </w:rPr>
              <w:t>total_amount</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2D812D6" w14:textId="0886FE41" w:rsidR="4F936DC5" w:rsidRDefault="4F936DC5" w:rsidP="4F936DC5">
            <w:pPr>
              <w:spacing w:after="160" w:line="257" w:lineRule="auto"/>
            </w:pPr>
            <w:r w:rsidRPr="4F936DC5">
              <w:rPr>
                <w:rFonts w:ascii="Segoe UI" w:eastAsia="Segoe UI" w:hAnsi="Segoe UI" w:cs="Segoe UI"/>
                <w:color w:val="374151"/>
                <w:sz w:val="21"/>
                <w:szCs w:val="21"/>
              </w:rPr>
              <w:t>DECIMAL(10, 2)</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0CF8C7A3" w14:textId="48B1C173"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6C75AE5F"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5786D15B" w14:textId="52860FBE" w:rsidR="4F936DC5" w:rsidRDefault="4F936DC5" w:rsidP="4F936DC5">
            <w:pPr>
              <w:spacing w:after="160" w:line="257" w:lineRule="auto"/>
            </w:pPr>
            <w:r w:rsidRPr="4F936DC5">
              <w:rPr>
                <w:rFonts w:ascii="Segoe UI" w:eastAsia="Segoe UI" w:hAnsi="Segoe UI" w:cs="Segoe UI"/>
                <w:color w:val="374151"/>
                <w:sz w:val="21"/>
                <w:szCs w:val="21"/>
              </w:rPr>
              <w:t>Refund_amount</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C8523BF" w14:textId="3749E83F" w:rsidR="4F936DC5" w:rsidRDefault="4F936DC5" w:rsidP="4F936DC5">
            <w:pPr>
              <w:spacing w:after="160" w:line="257" w:lineRule="auto"/>
            </w:pPr>
            <w:r w:rsidRPr="4F936DC5">
              <w:rPr>
                <w:rFonts w:ascii="Segoe UI" w:eastAsia="Segoe UI" w:hAnsi="Segoe UI" w:cs="Segoe UI"/>
                <w:color w:val="374151"/>
                <w:sz w:val="21"/>
                <w:szCs w:val="21"/>
              </w:rPr>
              <w:t>DECIMAL(10, 2)</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1CF47538" w14:textId="73587FCF"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4974507D"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082EDA05" w14:textId="6DF035BF" w:rsidR="4F936DC5" w:rsidRDefault="4F936DC5" w:rsidP="4F936DC5">
            <w:pPr>
              <w:spacing w:after="160" w:line="257" w:lineRule="auto"/>
            </w:pPr>
            <w:r w:rsidRPr="4F936DC5">
              <w:rPr>
                <w:rFonts w:ascii="Segoe UI" w:eastAsia="Segoe UI" w:hAnsi="Segoe UI" w:cs="Segoe UI"/>
                <w:color w:val="374151"/>
                <w:sz w:val="21"/>
                <w:szCs w:val="21"/>
              </w:rPr>
              <w:t xml:space="preserve">Reason </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25816064" w14:textId="2568BA35" w:rsidR="4F936DC5" w:rsidRDefault="4F936DC5" w:rsidP="4F936DC5">
            <w:pPr>
              <w:spacing w:after="160" w:line="257" w:lineRule="auto"/>
            </w:pPr>
            <w:r w:rsidRPr="4F936DC5">
              <w:rPr>
                <w:rFonts w:ascii="Segoe UI" w:eastAsia="Segoe UI" w:hAnsi="Segoe UI" w:cs="Segoe UI"/>
                <w:color w:val="374151"/>
                <w:sz w:val="21"/>
                <w:szCs w:val="21"/>
              </w:rPr>
              <w:t>VARCHAR(50)</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1194DD30" w14:textId="6C105A47"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754926A0"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13C00E7" w14:textId="3E5E20C7" w:rsidR="4F936DC5" w:rsidRDefault="4F936DC5" w:rsidP="4F936DC5">
            <w:pPr>
              <w:spacing w:after="160" w:line="257" w:lineRule="auto"/>
            </w:pPr>
            <w:r w:rsidRPr="4F936DC5">
              <w:rPr>
                <w:rFonts w:ascii="Segoe UI" w:eastAsia="Segoe UI" w:hAnsi="Segoe UI" w:cs="Segoe UI"/>
                <w:color w:val="374151"/>
                <w:sz w:val="21"/>
                <w:szCs w:val="21"/>
              </w:rPr>
              <w:t>status</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597501BE" w14:textId="4B52B5CA" w:rsidR="4F936DC5" w:rsidRDefault="4F936DC5" w:rsidP="4F936DC5">
            <w:pPr>
              <w:spacing w:after="160" w:line="257" w:lineRule="auto"/>
            </w:pPr>
            <w:r w:rsidRPr="4F936DC5">
              <w:rPr>
                <w:rFonts w:ascii="Segoe UI" w:eastAsia="Segoe UI" w:hAnsi="Segoe UI" w:cs="Segoe UI"/>
                <w:color w:val="374151"/>
                <w:sz w:val="21"/>
                <w:szCs w:val="21"/>
              </w:rPr>
              <w:t>VARCHAR(20)</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1A201154" w14:textId="69C42706"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bl>
    <w:p w14:paraId="488FCA4F" w14:textId="28D8F103" w:rsidR="4F936DC5" w:rsidRDefault="4F936DC5" w:rsidP="4F936DC5">
      <w:pPr>
        <w:spacing w:line="257" w:lineRule="auto"/>
      </w:pPr>
      <w:r w:rsidRPr="4F936DC5">
        <w:rPr>
          <w:rFonts w:ascii="Times New Roman" w:eastAsia="Times New Roman" w:hAnsi="Times New Roman" w:cs="Times New Roman"/>
          <w:sz w:val="24"/>
          <w:szCs w:val="24"/>
        </w:rPr>
        <w:t xml:space="preserve"> </w:t>
      </w:r>
    </w:p>
    <w:p w14:paraId="6E0EF856" w14:textId="1A8FB319" w:rsidR="4F936DC5" w:rsidRDefault="4F936DC5" w:rsidP="4F936DC5">
      <w:pPr>
        <w:spacing w:line="257" w:lineRule="auto"/>
      </w:pPr>
      <w:r w:rsidRPr="4F936DC5">
        <w:rPr>
          <w:rFonts w:ascii="Times New Roman" w:eastAsia="Times New Roman" w:hAnsi="Times New Roman" w:cs="Times New Roman"/>
          <w:b/>
          <w:bCs/>
          <w:sz w:val="24"/>
          <w:szCs w:val="24"/>
        </w:rPr>
        <w:t xml:space="preserve">Table Name: </w:t>
      </w:r>
      <w:r w:rsidRPr="4F936DC5">
        <w:rPr>
          <w:rFonts w:ascii="Times New Roman" w:eastAsia="Times New Roman" w:hAnsi="Times New Roman" w:cs="Times New Roman"/>
          <w:sz w:val="24"/>
          <w:szCs w:val="24"/>
        </w:rPr>
        <w:t>paymenttransaction details</w:t>
      </w:r>
    </w:p>
    <w:tbl>
      <w:tblPr>
        <w:tblStyle w:val="TableGrid"/>
        <w:tblW w:w="0" w:type="auto"/>
        <w:tblLayout w:type="fixed"/>
        <w:tblLook w:val="04A0" w:firstRow="1" w:lastRow="0" w:firstColumn="1" w:lastColumn="0" w:noHBand="0" w:noVBand="1"/>
      </w:tblPr>
      <w:tblGrid>
        <w:gridCol w:w="3000"/>
        <w:gridCol w:w="3000"/>
        <w:gridCol w:w="3000"/>
      </w:tblGrid>
      <w:tr w:rsidR="4F936DC5" w14:paraId="2D5ACA58"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564E77B7" w14:textId="389B2D34" w:rsidR="4F936DC5" w:rsidRDefault="4F936DC5" w:rsidP="4F936DC5">
            <w:pPr>
              <w:spacing w:after="160" w:line="257" w:lineRule="auto"/>
            </w:pPr>
            <w:r w:rsidRPr="4F936DC5">
              <w:rPr>
                <w:rFonts w:ascii="Times New Roman" w:eastAsia="Times New Roman" w:hAnsi="Times New Roman" w:cs="Times New Roman"/>
                <w:b/>
                <w:bCs/>
                <w:sz w:val="24"/>
                <w:szCs w:val="24"/>
              </w:rPr>
              <w:t>Column Name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111FDF26" w14:textId="000373E9"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1EA8C4CE" w14:textId="1CF4C69D"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73C30E88"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CF08166" w14:textId="01377146" w:rsidR="4F936DC5" w:rsidRDefault="4F936DC5" w:rsidP="4F936DC5">
            <w:pPr>
              <w:spacing w:after="160" w:line="257" w:lineRule="auto"/>
            </w:pPr>
            <w:r w:rsidRPr="4F936DC5">
              <w:rPr>
                <w:rFonts w:ascii="Segoe UI" w:eastAsia="Segoe UI" w:hAnsi="Segoe UI" w:cs="Segoe UI"/>
                <w:color w:val="374151"/>
                <w:sz w:val="21"/>
                <w:szCs w:val="21"/>
              </w:rPr>
              <w:lastRenderedPageBreak/>
              <w:t>transaction_id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08F74E54" w14:textId="2ED8A9F2"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2E30ABF5" w14:textId="3527667F"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3373B7DC"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0FDADBD" w14:textId="506C0DB2" w:rsidR="4F936DC5" w:rsidRDefault="4F936DC5" w:rsidP="4F936DC5">
            <w:pPr>
              <w:spacing w:after="160" w:line="257" w:lineRule="auto"/>
            </w:pPr>
            <w:r w:rsidRPr="4F936DC5">
              <w:rPr>
                <w:rFonts w:ascii="Segoe UI" w:eastAsia="Segoe UI" w:hAnsi="Segoe UI" w:cs="Segoe UI"/>
                <w:color w:val="374151"/>
                <w:sz w:val="21"/>
                <w:szCs w:val="21"/>
              </w:rPr>
              <w:t>order_id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72CAA7EF" w14:textId="635D9CF6"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2B1580C0" w14:textId="799E51A4" w:rsidR="4F936DC5" w:rsidRDefault="4F936DC5" w:rsidP="4F936DC5">
            <w:pPr>
              <w:spacing w:after="160" w:line="257" w:lineRule="auto"/>
            </w:pPr>
            <w:r w:rsidRPr="4F936DC5">
              <w:rPr>
                <w:rFonts w:ascii="Times New Roman" w:eastAsia="Times New Roman" w:hAnsi="Times New Roman" w:cs="Times New Roman"/>
                <w:sz w:val="24"/>
                <w:szCs w:val="24"/>
              </w:rPr>
              <w:t>Foreign key</w:t>
            </w:r>
          </w:p>
        </w:tc>
      </w:tr>
      <w:tr w:rsidR="4F936DC5" w14:paraId="6AD5BE54" w14:textId="77777777" w:rsidTr="4F936DC5">
        <w:trPr>
          <w:trHeight w:val="525"/>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772E001" w14:textId="0FD47F0D" w:rsidR="4F936DC5" w:rsidRDefault="4F936DC5" w:rsidP="4F936DC5">
            <w:r w:rsidRPr="4F936DC5">
              <w:rPr>
                <w:rFonts w:ascii="Segoe UI" w:eastAsia="Segoe UI" w:hAnsi="Segoe UI" w:cs="Segoe UI"/>
                <w:color w:val="374151"/>
                <w:sz w:val="21"/>
                <w:szCs w:val="21"/>
              </w:rPr>
              <w:t xml:space="preserve">Paymentmethod_id </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16B16AC" w14:textId="51622FCE" w:rsidR="4F936DC5" w:rsidRDefault="4F936DC5" w:rsidP="4F936DC5">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610D395C" w14:textId="2F87CF5A" w:rsidR="4F936DC5" w:rsidRDefault="4F936DC5" w:rsidP="4F936DC5">
            <w:r w:rsidRPr="4F936DC5">
              <w:rPr>
                <w:rFonts w:ascii="Times New Roman" w:eastAsia="Times New Roman" w:hAnsi="Times New Roman" w:cs="Times New Roman"/>
                <w:sz w:val="24"/>
                <w:szCs w:val="24"/>
              </w:rPr>
              <w:t>Foreign key</w:t>
            </w:r>
          </w:p>
        </w:tc>
      </w:tr>
      <w:tr w:rsidR="4F936DC5" w14:paraId="4B6DF826"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5F3B063" w14:textId="369770D7" w:rsidR="4F936DC5" w:rsidRDefault="4F936DC5" w:rsidP="4F936DC5">
            <w:pPr>
              <w:spacing w:after="160" w:line="257" w:lineRule="auto"/>
            </w:pPr>
            <w:r w:rsidRPr="4F936DC5">
              <w:rPr>
                <w:rFonts w:ascii="Segoe UI" w:eastAsia="Segoe UI" w:hAnsi="Segoe UI" w:cs="Segoe UI"/>
                <w:color w:val="374151"/>
                <w:sz w:val="21"/>
                <w:szCs w:val="21"/>
              </w:rPr>
              <w:t>transaction_date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649FE592" w14:textId="358B08E7" w:rsidR="4F936DC5" w:rsidRDefault="4F936DC5" w:rsidP="4F936DC5">
            <w:pPr>
              <w:spacing w:after="160" w:line="257" w:lineRule="auto"/>
            </w:pPr>
            <w:r w:rsidRPr="4F936DC5">
              <w:rPr>
                <w:rFonts w:ascii="Segoe UI" w:eastAsia="Segoe UI" w:hAnsi="Segoe UI" w:cs="Segoe UI"/>
                <w:color w:val="374151"/>
                <w:sz w:val="21"/>
                <w:szCs w:val="21"/>
              </w:rPr>
              <w:t>timestamp</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46FEE41D" w14:textId="15F6C2F0"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11CB1C61"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2D2E0333" w14:textId="1783E013" w:rsidR="4F936DC5" w:rsidRDefault="4F936DC5" w:rsidP="4F936DC5">
            <w:pPr>
              <w:spacing w:after="160" w:line="257" w:lineRule="auto"/>
            </w:pPr>
            <w:r w:rsidRPr="4F936DC5">
              <w:rPr>
                <w:rFonts w:ascii="Segoe UI" w:eastAsia="Segoe UI" w:hAnsi="Segoe UI" w:cs="Segoe UI"/>
                <w:color w:val="374151"/>
                <w:sz w:val="21"/>
                <w:szCs w:val="21"/>
              </w:rPr>
              <w:t>Amount</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6E8FC999" w14:textId="11C7235B" w:rsidR="4F936DC5" w:rsidRDefault="4F936DC5" w:rsidP="4F936DC5">
            <w:pPr>
              <w:spacing w:after="160" w:line="257" w:lineRule="auto"/>
            </w:pPr>
            <w:r w:rsidRPr="4F936DC5">
              <w:rPr>
                <w:rFonts w:ascii="Segoe UI" w:eastAsia="Segoe UI" w:hAnsi="Segoe UI" w:cs="Segoe UI"/>
                <w:color w:val="374151"/>
                <w:sz w:val="21"/>
                <w:szCs w:val="21"/>
              </w:rPr>
              <w:t>DECIMAL(10, 2)</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65E5411C" w14:textId="7E504CB8"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0745D9BC"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939D833" w14:textId="208DCF55" w:rsidR="4F936DC5" w:rsidRDefault="4F936DC5" w:rsidP="4F936DC5">
            <w:pPr>
              <w:spacing w:after="160" w:line="257" w:lineRule="auto"/>
            </w:pPr>
            <w:r w:rsidRPr="4F936DC5">
              <w:rPr>
                <w:rFonts w:ascii="Segoe UI" w:eastAsia="Segoe UI" w:hAnsi="Segoe UI" w:cs="Segoe UI"/>
                <w:color w:val="374151"/>
                <w:sz w:val="21"/>
                <w:szCs w:val="21"/>
              </w:rPr>
              <w:t>status</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0C7E39D0" w14:textId="75AA0010" w:rsidR="4F936DC5" w:rsidRDefault="4F936DC5" w:rsidP="4F936DC5">
            <w:pPr>
              <w:spacing w:after="160" w:line="257" w:lineRule="auto"/>
            </w:pPr>
            <w:r w:rsidRPr="4F936DC5">
              <w:rPr>
                <w:rFonts w:ascii="Segoe UI" w:eastAsia="Segoe UI" w:hAnsi="Segoe UI" w:cs="Segoe UI"/>
                <w:color w:val="374151"/>
                <w:sz w:val="21"/>
                <w:szCs w:val="21"/>
              </w:rPr>
              <w:t>VARCHAR(20)</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35A257E1" w14:textId="2421763B"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bl>
    <w:p w14:paraId="764CDA31" w14:textId="5024E0E8" w:rsidR="4F936DC5" w:rsidRDefault="4F936DC5" w:rsidP="4F936DC5">
      <w:pPr>
        <w:spacing w:line="257" w:lineRule="auto"/>
      </w:pPr>
      <w:r w:rsidRPr="4F936DC5">
        <w:rPr>
          <w:rFonts w:ascii="Times New Roman" w:eastAsia="Times New Roman" w:hAnsi="Times New Roman" w:cs="Times New Roman"/>
          <w:sz w:val="24"/>
          <w:szCs w:val="24"/>
        </w:rPr>
        <w:t xml:space="preserve"> </w:t>
      </w:r>
    </w:p>
    <w:p w14:paraId="08739EA1" w14:textId="2736D0E9" w:rsidR="4F936DC5" w:rsidRDefault="4F936DC5" w:rsidP="4F936DC5">
      <w:pPr>
        <w:spacing w:line="257" w:lineRule="auto"/>
      </w:pPr>
      <w:r w:rsidRPr="4F936DC5">
        <w:rPr>
          <w:rFonts w:ascii="Times New Roman" w:eastAsia="Times New Roman" w:hAnsi="Times New Roman" w:cs="Times New Roman"/>
          <w:b/>
          <w:bCs/>
          <w:sz w:val="24"/>
          <w:szCs w:val="24"/>
        </w:rPr>
        <w:t xml:space="preserve">Table Name: </w:t>
      </w:r>
      <w:r w:rsidRPr="4F936DC5">
        <w:rPr>
          <w:rFonts w:ascii="Times New Roman" w:eastAsia="Times New Roman" w:hAnsi="Times New Roman" w:cs="Times New Roman"/>
          <w:sz w:val="24"/>
          <w:szCs w:val="24"/>
        </w:rPr>
        <w:t>product details</w:t>
      </w:r>
    </w:p>
    <w:p w14:paraId="5BA8429C" w14:textId="1F573716" w:rsidR="4F936DC5" w:rsidRDefault="4F936DC5" w:rsidP="4F936DC5">
      <w:pPr>
        <w:spacing w:line="257" w:lineRule="auto"/>
      </w:pPr>
      <w:r w:rsidRPr="4F936DC5">
        <w:rPr>
          <w:rFonts w:ascii="Times New Roman" w:eastAsia="Times New Roman" w:hAnsi="Times New Roman" w:cs="Times New Roman"/>
          <w:sz w:val="24"/>
          <w:szCs w:val="24"/>
        </w:rPr>
        <w:t xml:space="preserve"> </w:t>
      </w:r>
    </w:p>
    <w:tbl>
      <w:tblPr>
        <w:tblStyle w:val="TableGrid"/>
        <w:tblW w:w="0" w:type="auto"/>
        <w:tblLayout w:type="fixed"/>
        <w:tblLook w:val="04A0" w:firstRow="1" w:lastRow="0" w:firstColumn="1" w:lastColumn="0" w:noHBand="0" w:noVBand="1"/>
      </w:tblPr>
      <w:tblGrid>
        <w:gridCol w:w="3000"/>
        <w:gridCol w:w="3000"/>
        <w:gridCol w:w="3000"/>
      </w:tblGrid>
      <w:tr w:rsidR="4F936DC5" w14:paraId="37AAEB8B"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78FAA5D0" w14:textId="3A0015D3" w:rsidR="4F936DC5" w:rsidRDefault="4F936DC5" w:rsidP="4F936DC5">
            <w:pPr>
              <w:spacing w:after="160" w:line="257" w:lineRule="auto"/>
            </w:pPr>
            <w:r w:rsidRPr="4F936DC5">
              <w:rPr>
                <w:rFonts w:ascii="Times New Roman" w:eastAsia="Times New Roman" w:hAnsi="Times New Roman" w:cs="Times New Roman"/>
                <w:b/>
                <w:bCs/>
                <w:sz w:val="24"/>
                <w:szCs w:val="24"/>
              </w:rPr>
              <w:t>Column Name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20093739" w14:textId="64AD7DF0"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5EA72784" w14:textId="32545BFA"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774B3DBF"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632AD408" w14:textId="32B490AD" w:rsidR="4F936DC5" w:rsidRDefault="4F936DC5" w:rsidP="4F936DC5">
            <w:pPr>
              <w:spacing w:after="160" w:line="257" w:lineRule="auto"/>
            </w:pPr>
            <w:r w:rsidRPr="4F936DC5">
              <w:rPr>
                <w:rFonts w:ascii="Segoe UI" w:eastAsia="Segoe UI" w:hAnsi="Segoe UI" w:cs="Segoe UI"/>
                <w:color w:val="374151"/>
                <w:sz w:val="21"/>
                <w:szCs w:val="21"/>
              </w:rPr>
              <w:t>Product_id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48CDE64C" w14:textId="2346811A"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5B772442" w14:textId="027F2D45"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3E82A7FD"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02E1E0B7" w14:textId="5CCCA962" w:rsidR="4F936DC5" w:rsidRDefault="4F936DC5" w:rsidP="4F936DC5">
            <w:r w:rsidRPr="4F936DC5">
              <w:rPr>
                <w:rFonts w:ascii="Segoe UI" w:eastAsia="Segoe UI" w:hAnsi="Segoe UI" w:cs="Segoe UI"/>
                <w:color w:val="374151"/>
                <w:sz w:val="21"/>
                <w:szCs w:val="21"/>
              </w:rPr>
              <w:t>Brand_id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B71DC34" w14:textId="21A9829D" w:rsidR="4F936DC5" w:rsidRDefault="4F936DC5" w:rsidP="4F936DC5">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457B1874" w14:textId="6B3096D5" w:rsidR="4F936DC5" w:rsidRDefault="4F936DC5" w:rsidP="4F936DC5">
            <w:r w:rsidRPr="4F936DC5">
              <w:rPr>
                <w:rFonts w:ascii="Times New Roman" w:eastAsia="Times New Roman" w:hAnsi="Times New Roman" w:cs="Times New Roman"/>
                <w:sz w:val="24"/>
                <w:szCs w:val="24"/>
              </w:rPr>
              <w:t>Foreign key</w:t>
            </w:r>
          </w:p>
        </w:tc>
      </w:tr>
      <w:tr w:rsidR="4F936DC5" w14:paraId="037F8496"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747C4F86" w14:textId="1DDD2C72" w:rsidR="4F936DC5" w:rsidRDefault="4F936DC5" w:rsidP="4F936DC5">
            <w:pPr>
              <w:spacing w:after="160" w:line="257" w:lineRule="auto"/>
            </w:pPr>
            <w:r w:rsidRPr="4F936DC5">
              <w:rPr>
                <w:rFonts w:ascii="Segoe UI" w:eastAsia="Segoe UI" w:hAnsi="Segoe UI" w:cs="Segoe UI"/>
                <w:color w:val="374151"/>
                <w:sz w:val="21"/>
                <w:szCs w:val="21"/>
              </w:rPr>
              <w:t>Category_id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39235F3" w14:textId="2A6C30D4"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798D75AD" w14:textId="69622E4E" w:rsidR="4F936DC5" w:rsidRDefault="4F936DC5" w:rsidP="4F936DC5">
            <w:pPr>
              <w:spacing w:after="160" w:line="257" w:lineRule="auto"/>
            </w:pPr>
            <w:r w:rsidRPr="4F936DC5">
              <w:rPr>
                <w:rFonts w:ascii="Times New Roman" w:eastAsia="Times New Roman" w:hAnsi="Times New Roman" w:cs="Times New Roman"/>
                <w:sz w:val="24"/>
                <w:szCs w:val="24"/>
              </w:rPr>
              <w:t>Foreign key</w:t>
            </w:r>
          </w:p>
        </w:tc>
      </w:tr>
      <w:tr w:rsidR="4F936DC5" w14:paraId="0EE28367"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77B61551" w14:textId="698DA93F" w:rsidR="4F936DC5" w:rsidRDefault="4F936DC5" w:rsidP="4F936DC5">
            <w:pPr>
              <w:spacing w:after="160" w:line="257" w:lineRule="auto"/>
            </w:pPr>
            <w:r w:rsidRPr="4F936DC5">
              <w:rPr>
                <w:rFonts w:ascii="Segoe UI" w:eastAsia="Segoe UI" w:hAnsi="Segoe UI" w:cs="Segoe UI"/>
                <w:color w:val="374151"/>
                <w:sz w:val="21"/>
                <w:szCs w:val="21"/>
              </w:rPr>
              <w:t>Refund_date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B1DC371" w14:textId="7AC1BD9D" w:rsidR="4F936DC5" w:rsidRDefault="4F936DC5" w:rsidP="4F936DC5">
            <w:pPr>
              <w:spacing w:after="160" w:line="257" w:lineRule="auto"/>
            </w:pPr>
            <w:r w:rsidRPr="4F936DC5">
              <w:rPr>
                <w:rFonts w:ascii="Segoe UI" w:eastAsia="Segoe UI" w:hAnsi="Segoe UI" w:cs="Segoe UI"/>
                <w:color w:val="374151"/>
                <w:sz w:val="21"/>
                <w:szCs w:val="21"/>
              </w:rPr>
              <w:t>DATE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0F385FC7" w14:textId="32FA888D"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0F9B9A04"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B3B8005" w14:textId="6BF0646B" w:rsidR="4F936DC5" w:rsidRDefault="4F936DC5" w:rsidP="4F936DC5">
            <w:pPr>
              <w:spacing w:after="160" w:line="257" w:lineRule="auto"/>
            </w:pPr>
            <w:r w:rsidRPr="4F936DC5">
              <w:rPr>
                <w:rFonts w:ascii="Segoe UI" w:eastAsia="Segoe UI" w:hAnsi="Segoe UI" w:cs="Segoe UI"/>
                <w:color w:val="374151"/>
                <w:sz w:val="21"/>
                <w:szCs w:val="21"/>
              </w:rPr>
              <w:t xml:space="preserve">Price </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26E1DF3F" w14:textId="0426632C" w:rsidR="4F936DC5" w:rsidRDefault="4F936DC5" w:rsidP="4F936DC5">
            <w:pPr>
              <w:spacing w:after="160" w:line="257" w:lineRule="auto"/>
            </w:pPr>
            <w:r w:rsidRPr="4F936DC5">
              <w:rPr>
                <w:rFonts w:ascii="Segoe UI" w:eastAsia="Segoe UI" w:hAnsi="Segoe UI" w:cs="Segoe UI"/>
                <w:color w:val="374151"/>
                <w:sz w:val="21"/>
                <w:szCs w:val="21"/>
              </w:rPr>
              <w:t>DECIMAL(10, 2)</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0A6DDE79" w14:textId="0CF67820"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0144D801"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487BF074" w14:textId="380CFC2B" w:rsidR="4F936DC5" w:rsidRDefault="4F936DC5" w:rsidP="4F936DC5">
            <w:pPr>
              <w:spacing w:after="160" w:line="257" w:lineRule="auto"/>
            </w:pPr>
            <w:r w:rsidRPr="4F936DC5">
              <w:rPr>
                <w:rFonts w:ascii="Segoe UI" w:eastAsia="Segoe UI" w:hAnsi="Segoe UI" w:cs="Segoe UI"/>
                <w:color w:val="374151"/>
                <w:sz w:val="21"/>
                <w:szCs w:val="21"/>
              </w:rPr>
              <w:t>Stock_quantity</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7BB45B9E" w14:textId="35ACEEBB"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0764851A" w14:textId="1843995C"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381E5E6E"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013DD075" w14:textId="089891CD" w:rsidR="4F936DC5" w:rsidRDefault="4F936DC5" w:rsidP="4F936DC5">
            <w:pPr>
              <w:spacing w:after="160" w:line="257" w:lineRule="auto"/>
            </w:pPr>
            <w:r w:rsidRPr="4F936DC5">
              <w:rPr>
                <w:rFonts w:ascii="Segoe UI" w:eastAsia="Segoe UI" w:hAnsi="Segoe UI" w:cs="Segoe UI"/>
                <w:color w:val="374151"/>
                <w:sz w:val="21"/>
                <w:szCs w:val="21"/>
              </w:rPr>
              <w:t xml:space="preserve">Description  </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2F76F329" w14:textId="50C2FA36" w:rsidR="4F936DC5" w:rsidRDefault="4F936DC5" w:rsidP="4F936DC5">
            <w:pPr>
              <w:spacing w:after="160" w:line="257" w:lineRule="auto"/>
            </w:pPr>
            <w:r w:rsidRPr="4F936DC5">
              <w:rPr>
                <w:rFonts w:ascii="Segoe UI" w:eastAsia="Segoe UI" w:hAnsi="Segoe UI" w:cs="Segoe UI"/>
                <w:color w:val="374151"/>
                <w:sz w:val="21"/>
                <w:szCs w:val="21"/>
              </w:rPr>
              <w:t>VARCHAR(100)</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310F78D8" w14:textId="6CB30A24"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0321D875"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59F5A11" w14:textId="4D9E579F" w:rsidR="4F936DC5" w:rsidRDefault="4F936DC5" w:rsidP="4F936DC5">
            <w:pPr>
              <w:spacing w:after="160" w:line="257" w:lineRule="auto"/>
            </w:pPr>
            <w:r w:rsidRPr="4F936DC5">
              <w:rPr>
                <w:rFonts w:ascii="Segoe UI" w:eastAsia="Segoe UI" w:hAnsi="Segoe UI" w:cs="Segoe UI"/>
                <w:color w:val="374151"/>
                <w:sz w:val="21"/>
                <w:szCs w:val="21"/>
              </w:rPr>
              <w:t xml:space="preserve">Imageurl </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C1A9179" w14:textId="001EE90E" w:rsidR="4F936DC5" w:rsidRDefault="4F936DC5" w:rsidP="4F936DC5">
            <w:pPr>
              <w:spacing w:after="160" w:line="257" w:lineRule="auto"/>
            </w:pPr>
            <w:r w:rsidRPr="4F936DC5">
              <w:rPr>
                <w:rFonts w:ascii="Segoe UI" w:eastAsia="Segoe UI" w:hAnsi="Segoe UI" w:cs="Segoe UI"/>
                <w:color w:val="374151"/>
                <w:sz w:val="21"/>
                <w:szCs w:val="21"/>
              </w:rPr>
              <w:t>VARCHAR(200)</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58C120D4" w14:textId="610F4D67"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bl>
    <w:p w14:paraId="0E7EBB3C" w14:textId="79E81068" w:rsidR="4F936DC5" w:rsidRDefault="4F936DC5" w:rsidP="4F936DC5">
      <w:pPr>
        <w:spacing w:line="257" w:lineRule="auto"/>
      </w:pPr>
      <w:r w:rsidRPr="4F936DC5">
        <w:rPr>
          <w:rFonts w:ascii="Calibri" w:eastAsia="Calibri" w:hAnsi="Calibri" w:cs="Calibri"/>
          <w:b/>
          <w:bCs/>
          <w:sz w:val="32"/>
          <w:szCs w:val="32"/>
        </w:rPr>
        <w:t xml:space="preserve"> </w:t>
      </w:r>
    </w:p>
    <w:p w14:paraId="7F38EF61" w14:textId="1B7D61E0" w:rsidR="4F936DC5" w:rsidRDefault="4F936DC5" w:rsidP="4F936DC5">
      <w:pPr>
        <w:spacing w:line="257" w:lineRule="auto"/>
      </w:pPr>
      <w:r w:rsidRPr="4F936DC5">
        <w:rPr>
          <w:rFonts w:ascii="Calibri" w:eastAsia="Calibri" w:hAnsi="Calibri" w:cs="Calibri"/>
          <w:b/>
          <w:bCs/>
          <w:sz w:val="32"/>
          <w:szCs w:val="32"/>
        </w:rPr>
        <w:t xml:space="preserve"> </w:t>
      </w:r>
    </w:p>
    <w:p w14:paraId="174C1BB1" w14:textId="7C4BA0F1" w:rsidR="4F936DC5" w:rsidRDefault="4F936DC5" w:rsidP="4F936DC5">
      <w:pPr>
        <w:spacing w:line="257" w:lineRule="auto"/>
      </w:pPr>
      <w:r w:rsidRPr="4F936DC5">
        <w:rPr>
          <w:rFonts w:ascii="Calibri" w:eastAsia="Calibri" w:hAnsi="Calibri" w:cs="Calibri"/>
          <w:b/>
          <w:bCs/>
          <w:sz w:val="32"/>
          <w:szCs w:val="32"/>
        </w:rPr>
        <w:t xml:space="preserve"> </w:t>
      </w:r>
    </w:p>
    <w:p w14:paraId="44D981CA" w14:textId="526A22EA" w:rsidR="4F936DC5" w:rsidRDefault="4F936DC5" w:rsidP="4F936DC5">
      <w:pPr>
        <w:spacing w:line="257" w:lineRule="auto"/>
      </w:pPr>
      <w:r w:rsidRPr="4F936DC5">
        <w:rPr>
          <w:rFonts w:ascii="Times New Roman" w:eastAsia="Times New Roman" w:hAnsi="Times New Roman" w:cs="Times New Roman"/>
          <w:b/>
          <w:bCs/>
          <w:sz w:val="24"/>
          <w:szCs w:val="24"/>
        </w:rPr>
        <w:t xml:space="preserve">Table Name: </w:t>
      </w:r>
      <w:r w:rsidRPr="4F936DC5">
        <w:rPr>
          <w:rFonts w:ascii="Times New Roman" w:eastAsia="Times New Roman" w:hAnsi="Times New Roman" w:cs="Times New Roman"/>
          <w:sz w:val="24"/>
          <w:szCs w:val="24"/>
        </w:rPr>
        <w:t>cart details</w:t>
      </w:r>
    </w:p>
    <w:tbl>
      <w:tblPr>
        <w:tblStyle w:val="TableGrid"/>
        <w:tblW w:w="0" w:type="auto"/>
        <w:tblLayout w:type="fixed"/>
        <w:tblLook w:val="04A0" w:firstRow="1" w:lastRow="0" w:firstColumn="1" w:lastColumn="0" w:noHBand="0" w:noVBand="1"/>
      </w:tblPr>
      <w:tblGrid>
        <w:gridCol w:w="3000"/>
        <w:gridCol w:w="3000"/>
        <w:gridCol w:w="3000"/>
      </w:tblGrid>
      <w:tr w:rsidR="4F936DC5" w14:paraId="67FFDAE0"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20D54989" w14:textId="7D2310CD" w:rsidR="4F936DC5" w:rsidRDefault="4F936DC5" w:rsidP="4F936DC5">
            <w:pPr>
              <w:spacing w:after="160" w:line="257" w:lineRule="auto"/>
            </w:pPr>
            <w:r w:rsidRPr="4F936DC5">
              <w:rPr>
                <w:rFonts w:ascii="Times New Roman" w:eastAsia="Times New Roman" w:hAnsi="Times New Roman" w:cs="Times New Roman"/>
                <w:b/>
                <w:bCs/>
                <w:sz w:val="24"/>
                <w:szCs w:val="24"/>
              </w:rPr>
              <w:t>Column Name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6F469C35" w14:textId="7B225F10" w:rsidR="4F936DC5" w:rsidRDefault="4F936DC5" w:rsidP="4F936DC5">
            <w:pPr>
              <w:spacing w:after="160" w:line="257" w:lineRule="auto"/>
            </w:pPr>
            <w:r w:rsidRPr="4F936DC5">
              <w:rPr>
                <w:rFonts w:ascii="Times New Roman" w:eastAsia="Times New Roman" w:hAnsi="Times New Roman" w:cs="Times New Roman"/>
                <w:b/>
                <w:bCs/>
                <w:sz w:val="24"/>
                <w:szCs w:val="24"/>
              </w:rPr>
              <w:t>Data Type</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704E0965" w14:textId="77EFA042" w:rsidR="4F936DC5" w:rsidRDefault="4F936DC5" w:rsidP="4F936DC5">
            <w:pPr>
              <w:spacing w:after="160" w:line="257" w:lineRule="auto"/>
            </w:pPr>
            <w:r w:rsidRPr="4F936DC5">
              <w:rPr>
                <w:rFonts w:ascii="Times New Roman" w:eastAsia="Times New Roman" w:hAnsi="Times New Roman" w:cs="Times New Roman"/>
                <w:b/>
                <w:bCs/>
                <w:sz w:val="24"/>
                <w:szCs w:val="24"/>
              </w:rPr>
              <w:t>Constraint</w:t>
            </w:r>
          </w:p>
        </w:tc>
      </w:tr>
      <w:tr w:rsidR="4F936DC5" w14:paraId="3924DB19"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5D2CECE1" w14:textId="4882D829" w:rsidR="4F936DC5" w:rsidRDefault="4F936DC5" w:rsidP="4F936DC5">
            <w:pPr>
              <w:spacing w:after="160" w:line="257" w:lineRule="auto"/>
            </w:pPr>
            <w:r w:rsidRPr="4F936DC5">
              <w:rPr>
                <w:rFonts w:ascii="Segoe UI" w:eastAsia="Segoe UI" w:hAnsi="Segoe UI" w:cs="Segoe UI"/>
                <w:color w:val="374151"/>
                <w:sz w:val="21"/>
                <w:szCs w:val="21"/>
              </w:rPr>
              <w:t>Cart_id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2CE06750" w14:textId="6AF24539"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020145D8" w14:textId="61110E8E" w:rsidR="4F936DC5" w:rsidRDefault="4F936DC5" w:rsidP="4F936DC5">
            <w:pPr>
              <w:spacing w:after="160" w:line="257" w:lineRule="auto"/>
            </w:pPr>
            <w:r w:rsidRPr="4F936DC5">
              <w:rPr>
                <w:rFonts w:ascii="Times New Roman" w:eastAsia="Times New Roman" w:hAnsi="Times New Roman" w:cs="Times New Roman"/>
                <w:sz w:val="24"/>
                <w:szCs w:val="24"/>
              </w:rPr>
              <w:t>Primary key</w:t>
            </w:r>
          </w:p>
        </w:tc>
      </w:tr>
      <w:tr w:rsidR="4F936DC5" w14:paraId="5DD79406"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030ADEA5" w14:textId="6906D230" w:rsidR="4F936DC5" w:rsidRDefault="4F936DC5" w:rsidP="4F936DC5">
            <w:r w:rsidRPr="4F936DC5">
              <w:rPr>
                <w:rFonts w:ascii="Segoe UI" w:eastAsia="Segoe UI" w:hAnsi="Segoe UI" w:cs="Segoe UI"/>
                <w:color w:val="374151"/>
                <w:sz w:val="21"/>
                <w:szCs w:val="21"/>
              </w:rPr>
              <w:t>Customer_id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0303070E" w14:textId="11D62FB9" w:rsidR="4F936DC5" w:rsidRDefault="4F936DC5" w:rsidP="4F936DC5">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6F065542" w14:textId="6F5F4B09" w:rsidR="4F936DC5" w:rsidRDefault="4F936DC5" w:rsidP="4F936DC5">
            <w:r w:rsidRPr="4F936DC5">
              <w:rPr>
                <w:rFonts w:ascii="Times New Roman" w:eastAsia="Times New Roman" w:hAnsi="Times New Roman" w:cs="Times New Roman"/>
                <w:sz w:val="24"/>
                <w:szCs w:val="24"/>
              </w:rPr>
              <w:t>Foreign key</w:t>
            </w:r>
          </w:p>
        </w:tc>
      </w:tr>
      <w:tr w:rsidR="4F936DC5" w14:paraId="05C5F0C3"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2FC18A0" w14:textId="5F8FC612" w:rsidR="4F936DC5" w:rsidRDefault="4F936DC5" w:rsidP="4F936DC5">
            <w:pPr>
              <w:spacing w:after="160" w:line="257" w:lineRule="auto"/>
            </w:pPr>
            <w:r w:rsidRPr="4F936DC5">
              <w:rPr>
                <w:rFonts w:ascii="Segoe UI" w:eastAsia="Segoe UI" w:hAnsi="Segoe UI" w:cs="Segoe UI"/>
                <w:color w:val="374151"/>
                <w:sz w:val="21"/>
                <w:szCs w:val="21"/>
              </w:rPr>
              <w:t>Product_id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08372395" w14:textId="7A521654"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285E362F" w14:textId="4412C529" w:rsidR="4F936DC5" w:rsidRDefault="4F936DC5" w:rsidP="4F936DC5">
            <w:pPr>
              <w:spacing w:after="160" w:line="257" w:lineRule="auto"/>
            </w:pPr>
            <w:r w:rsidRPr="4F936DC5">
              <w:rPr>
                <w:rFonts w:ascii="Times New Roman" w:eastAsia="Times New Roman" w:hAnsi="Times New Roman" w:cs="Times New Roman"/>
                <w:sz w:val="24"/>
                <w:szCs w:val="24"/>
              </w:rPr>
              <w:t>Foreign key</w:t>
            </w:r>
          </w:p>
        </w:tc>
      </w:tr>
      <w:tr w:rsidR="4F936DC5" w14:paraId="3E4552CD"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84A36A9" w14:textId="45627504" w:rsidR="4F936DC5" w:rsidRDefault="4F936DC5" w:rsidP="4F936DC5">
            <w:pPr>
              <w:spacing w:after="160" w:line="257" w:lineRule="auto"/>
            </w:pPr>
            <w:r w:rsidRPr="4F936DC5">
              <w:rPr>
                <w:rFonts w:ascii="Segoe UI" w:eastAsia="Segoe UI" w:hAnsi="Segoe UI" w:cs="Segoe UI"/>
                <w:color w:val="374151"/>
                <w:sz w:val="21"/>
                <w:szCs w:val="21"/>
              </w:rPr>
              <w:t>Dateadded</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77BEAE30" w14:textId="1D6A0FDF" w:rsidR="4F936DC5" w:rsidRDefault="4F936DC5" w:rsidP="4F936DC5">
            <w:pPr>
              <w:spacing w:after="160" w:line="257" w:lineRule="auto"/>
            </w:pPr>
            <w:r w:rsidRPr="4F936DC5">
              <w:rPr>
                <w:rFonts w:ascii="Segoe UI" w:eastAsia="Segoe UI" w:hAnsi="Segoe UI" w:cs="Segoe UI"/>
                <w:color w:val="374151"/>
                <w:sz w:val="21"/>
                <w:szCs w:val="21"/>
              </w:rPr>
              <w:t>timestamp</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6FD46B20" w14:textId="13C9103F"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r w:rsidR="4F936DC5" w14:paraId="0FD6F269" w14:textId="77777777" w:rsidTr="4F936DC5">
        <w:trPr>
          <w:trHeight w:val="300"/>
        </w:trPr>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1626023B" w14:textId="0E4AE4F1" w:rsidR="4F936DC5" w:rsidRDefault="4F936DC5" w:rsidP="4F936DC5">
            <w:pPr>
              <w:spacing w:after="160" w:line="257" w:lineRule="auto"/>
            </w:pPr>
            <w:r w:rsidRPr="4F936DC5">
              <w:rPr>
                <w:rFonts w:ascii="Segoe UI" w:eastAsia="Segoe UI" w:hAnsi="Segoe UI" w:cs="Segoe UI"/>
                <w:color w:val="374151"/>
                <w:sz w:val="21"/>
                <w:szCs w:val="21"/>
              </w:rPr>
              <w:t>Quantity</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vAlign w:val="bottom"/>
          </w:tcPr>
          <w:p w14:paraId="331EC6AF" w14:textId="333193F8" w:rsidR="4F936DC5" w:rsidRDefault="4F936DC5" w:rsidP="4F936DC5">
            <w:pPr>
              <w:spacing w:after="160" w:line="257" w:lineRule="auto"/>
            </w:pPr>
            <w:r w:rsidRPr="4F936DC5">
              <w:rPr>
                <w:rFonts w:ascii="Segoe UI" w:eastAsia="Segoe UI" w:hAnsi="Segoe UI" w:cs="Segoe UI"/>
                <w:color w:val="374151"/>
                <w:sz w:val="21"/>
                <w:szCs w:val="21"/>
              </w:rPr>
              <w:t>Integer</w:t>
            </w:r>
          </w:p>
        </w:tc>
        <w:tc>
          <w:tcPr>
            <w:tcW w:w="3000" w:type="dxa"/>
            <w:tcBorders>
              <w:top w:val="single" w:sz="8" w:space="0" w:color="auto"/>
              <w:left w:val="single" w:sz="8" w:space="0" w:color="auto"/>
              <w:bottom w:val="single" w:sz="8" w:space="0" w:color="auto"/>
              <w:right w:val="single" w:sz="8" w:space="0" w:color="auto"/>
            </w:tcBorders>
            <w:tcMar>
              <w:left w:w="105" w:type="dxa"/>
              <w:right w:w="105" w:type="dxa"/>
            </w:tcMar>
          </w:tcPr>
          <w:p w14:paraId="0104F736" w14:textId="367ACBC7" w:rsidR="4F936DC5" w:rsidRDefault="4F936DC5" w:rsidP="4F936DC5">
            <w:pPr>
              <w:spacing w:after="160" w:line="257" w:lineRule="auto"/>
            </w:pPr>
            <w:r w:rsidRPr="4F936DC5">
              <w:rPr>
                <w:rFonts w:ascii="Times New Roman" w:eastAsia="Times New Roman" w:hAnsi="Times New Roman" w:cs="Times New Roman"/>
                <w:sz w:val="24"/>
                <w:szCs w:val="24"/>
              </w:rPr>
              <w:t>Not null</w:t>
            </w:r>
          </w:p>
        </w:tc>
      </w:tr>
    </w:tbl>
    <w:p w14:paraId="1BCC6588" w14:textId="3175C99F" w:rsidR="4F936DC5" w:rsidRDefault="4F936DC5" w:rsidP="4F936DC5">
      <w:pPr>
        <w:spacing w:line="257" w:lineRule="auto"/>
      </w:pPr>
      <w:r w:rsidRPr="4F936DC5">
        <w:rPr>
          <w:rFonts w:ascii="Calibri" w:eastAsia="Calibri" w:hAnsi="Calibri" w:cs="Calibri"/>
          <w:b/>
          <w:bCs/>
          <w:sz w:val="32"/>
          <w:szCs w:val="32"/>
        </w:rPr>
        <w:t xml:space="preserve"> </w:t>
      </w:r>
    </w:p>
    <w:p w14:paraId="6A27090E" w14:textId="3D056956" w:rsidR="4F936DC5" w:rsidRDefault="4F936DC5" w:rsidP="4F936DC5">
      <w:pPr>
        <w:spacing w:line="257" w:lineRule="auto"/>
      </w:pPr>
      <w:r w:rsidRPr="4F936DC5">
        <w:rPr>
          <w:rFonts w:ascii="Calibri" w:eastAsia="Calibri" w:hAnsi="Calibri" w:cs="Calibri"/>
          <w:b/>
          <w:bCs/>
          <w:sz w:val="32"/>
          <w:szCs w:val="32"/>
        </w:rPr>
        <w:t>Operations (DDL,DML,TCL):</w:t>
      </w:r>
    </w:p>
    <w:p w14:paraId="2C5382E7" w14:textId="61762A8E" w:rsidR="00245BD1" w:rsidRDefault="00245BD1" w:rsidP="4F936DC5">
      <w:pPr>
        <w:spacing w:line="257" w:lineRule="auto"/>
      </w:pPr>
      <w:r w:rsidRPr="4F936DC5">
        <w:rPr>
          <w:rFonts w:ascii="Calibri" w:eastAsia="Calibri" w:hAnsi="Calibri" w:cs="Calibri"/>
          <w:b/>
          <w:sz w:val="32"/>
          <w:szCs w:val="32"/>
        </w:rPr>
        <w:t>1.Create</w:t>
      </w:r>
    </w:p>
    <w:p w14:paraId="36BFE890" w14:textId="3522AE01" w:rsidR="00245BD1" w:rsidRDefault="00245BD1" w:rsidP="4F936DC5">
      <w:pPr>
        <w:spacing w:line="257" w:lineRule="auto"/>
      </w:pPr>
      <w:r w:rsidRPr="4F936DC5">
        <w:rPr>
          <w:rFonts w:ascii="Calibri" w:eastAsia="Calibri" w:hAnsi="Calibri" w:cs="Calibri"/>
          <w:b/>
          <w:sz w:val="32"/>
          <w:szCs w:val="32"/>
        </w:rPr>
        <w:t>2.insert</w:t>
      </w:r>
    </w:p>
    <w:p w14:paraId="7B8E06D0" w14:textId="2E88596B" w:rsidR="00245BD1" w:rsidRDefault="00245BD1" w:rsidP="4F936DC5">
      <w:pPr>
        <w:spacing w:line="257" w:lineRule="auto"/>
      </w:pPr>
      <w:r w:rsidRPr="4F936DC5">
        <w:rPr>
          <w:rFonts w:ascii="Calibri" w:eastAsia="Calibri" w:hAnsi="Calibri" w:cs="Calibri"/>
          <w:b/>
          <w:sz w:val="32"/>
          <w:szCs w:val="32"/>
        </w:rPr>
        <w:t xml:space="preserve">3.Delete </w:t>
      </w:r>
    </w:p>
    <w:p w14:paraId="20F783D7" w14:textId="68211460" w:rsidR="00245BD1" w:rsidRDefault="00245BD1" w:rsidP="4F936DC5">
      <w:pPr>
        <w:spacing w:line="257" w:lineRule="auto"/>
      </w:pPr>
      <w:r w:rsidRPr="4F936DC5">
        <w:rPr>
          <w:rFonts w:ascii="Calibri" w:eastAsia="Calibri" w:hAnsi="Calibri" w:cs="Calibri"/>
          <w:b/>
          <w:sz w:val="32"/>
          <w:szCs w:val="32"/>
        </w:rPr>
        <w:lastRenderedPageBreak/>
        <w:t xml:space="preserve">4.Update </w:t>
      </w:r>
    </w:p>
    <w:p w14:paraId="7177B910" w14:textId="2EDCE82C" w:rsidR="00220DB1" w:rsidRDefault="008801C1" w:rsidP="4F936DC5">
      <w:pPr>
        <w:spacing w:line="257" w:lineRule="auto"/>
        <w:rPr>
          <w:rFonts w:ascii="Calibri" w:eastAsia="Calibri" w:hAnsi="Calibri" w:cs="Calibri"/>
          <w:b/>
          <w:sz w:val="32"/>
          <w:szCs w:val="32"/>
        </w:rPr>
      </w:pPr>
      <w:r>
        <w:rPr>
          <w:rFonts w:ascii="Calibri" w:eastAsia="Calibri" w:hAnsi="Calibri" w:cs="Calibri"/>
          <w:b/>
          <w:sz w:val="32"/>
          <w:szCs w:val="32"/>
        </w:rPr>
        <w:t>Delete a row</w:t>
      </w:r>
      <w:r w:rsidR="00220DB1">
        <w:rPr>
          <w:rFonts w:ascii="Calibri" w:eastAsia="Calibri" w:hAnsi="Calibri" w:cs="Calibri"/>
          <w:b/>
          <w:sz w:val="32"/>
          <w:szCs w:val="32"/>
        </w:rPr>
        <w:t xml:space="preserve"> from the table</w:t>
      </w:r>
    </w:p>
    <w:p w14:paraId="454CDA67" w14:textId="172BB8CF" w:rsidR="00245BD1" w:rsidRDefault="00245BD1" w:rsidP="4F936DC5">
      <w:pPr>
        <w:spacing w:line="257" w:lineRule="auto"/>
      </w:pPr>
      <w:r w:rsidRPr="4F936DC5">
        <w:rPr>
          <w:rFonts w:ascii="Calibri" w:eastAsia="Calibri" w:hAnsi="Calibri" w:cs="Calibri"/>
          <w:b/>
          <w:sz w:val="32"/>
          <w:szCs w:val="32"/>
        </w:rPr>
        <w:t>-- Sql query file name</w:t>
      </w:r>
      <w:r w:rsidRPr="4F936DC5">
        <w:rPr>
          <w:rFonts w:ascii="Calibri" w:eastAsia="Calibri" w:hAnsi="Calibri" w:cs="Calibri"/>
          <w:b/>
          <w:sz w:val="32"/>
          <w:szCs w:val="32"/>
          <w:highlight w:val="yellow"/>
        </w:rPr>
        <w:t>&lt;&lt;</w:t>
      </w:r>
      <w:hyperlink r:id="rId13" w:history="1">
        <w:r w:rsidR="00EB6168" w:rsidRPr="00EB6168">
          <w:rPr>
            <w:rStyle w:val="Hyperlink"/>
            <w:rFonts w:ascii="Calibri" w:eastAsia="Calibri" w:hAnsi="Calibri" w:cs="Calibri"/>
            <w:b/>
            <w:sz w:val="32"/>
            <w:szCs w:val="32"/>
            <w:highlight w:val="yellow"/>
          </w:rPr>
          <w:t>basic_queries.sql</w:t>
        </w:r>
      </w:hyperlink>
      <w:r w:rsidR="00EB6168" w:rsidRPr="4F936DC5">
        <w:rPr>
          <w:rFonts w:ascii="Calibri" w:eastAsia="Calibri" w:hAnsi="Calibri" w:cs="Calibri"/>
          <w:b/>
          <w:sz w:val="32"/>
          <w:szCs w:val="32"/>
          <w:highlight w:val="yellow"/>
        </w:rPr>
        <w:t xml:space="preserve"> </w:t>
      </w:r>
      <w:r w:rsidRPr="4F936DC5">
        <w:rPr>
          <w:rFonts w:ascii="Calibri" w:eastAsia="Calibri" w:hAnsi="Calibri" w:cs="Calibri"/>
          <w:b/>
          <w:sz w:val="32"/>
          <w:szCs w:val="32"/>
          <w:highlight w:val="yellow"/>
        </w:rPr>
        <w:t>&gt;&gt;</w:t>
      </w:r>
    </w:p>
    <w:p w14:paraId="6636368A" w14:textId="6546F446" w:rsidR="00245BD1" w:rsidRDefault="2E7AD526" w:rsidP="4F936DC5">
      <w:pPr>
        <w:spacing w:line="257" w:lineRule="auto"/>
        <w:rPr>
          <w:rFonts w:ascii="Calibri" w:eastAsia="Calibri" w:hAnsi="Calibri" w:cs="Calibri"/>
          <w:b/>
          <w:bCs/>
          <w:sz w:val="32"/>
          <w:szCs w:val="32"/>
        </w:rPr>
      </w:pPr>
      <w:r w:rsidRPr="2E7AD526">
        <w:rPr>
          <w:rFonts w:ascii="Calibri" w:eastAsia="Calibri" w:hAnsi="Calibri" w:cs="Calibri"/>
          <w:b/>
          <w:bCs/>
          <w:sz w:val="32"/>
          <w:szCs w:val="32"/>
        </w:rPr>
        <w:t>Screenshot:</w:t>
      </w:r>
    </w:p>
    <w:p w14:paraId="15D5F86B" w14:textId="77777777" w:rsidR="00DD0FAA" w:rsidRDefault="00DD0FAA" w:rsidP="00DD0FAA">
      <w:pPr>
        <w:spacing w:line="257" w:lineRule="auto"/>
      </w:pPr>
      <w:r w:rsidRPr="00EF46DC">
        <w:rPr>
          <w:rFonts w:ascii="Calibri" w:eastAsia="Calibri" w:hAnsi="Calibri" w:cs="Calibri"/>
          <w:b/>
          <w:bCs/>
          <w:noProof/>
          <w:color w:val="000000" w:themeColor="text1"/>
          <w:sz w:val="32"/>
          <w:szCs w:val="32"/>
        </w:rPr>
        <w:drawing>
          <wp:inline distT="0" distB="0" distL="0" distR="0" wp14:anchorId="6431ACD5" wp14:editId="60C0438A">
            <wp:extent cx="5731510" cy="1651000"/>
            <wp:effectExtent l="0" t="0" r="2540" b="6350"/>
            <wp:docPr id="1184474772" name="Picture 118447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74772" name=""/>
                    <pic:cNvPicPr/>
                  </pic:nvPicPr>
                  <pic:blipFill>
                    <a:blip r:embed="rId14"/>
                    <a:stretch>
                      <a:fillRect/>
                    </a:stretch>
                  </pic:blipFill>
                  <pic:spPr>
                    <a:xfrm>
                      <a:off x="0" y="0"/>
                      <a:ext cx="5731510" cy="1651000"/>
                    </a:xfrm>
                    <a:prstGeom prst="rect">
                      <a:avLst/>
                    </a:prstGeom>
                  </pic:spPr>
                </pic:pic>
              </a:graphicData>
            </a:graphic>
          </wp:inline>
        </w:drawing>
      </w:r>
    </w:p>
    <w:p w14:paraId="4CA7EA73" w14:textId="77777777" w:rsidR="00DD0FAA" w:rsidRDefault="00DD0FAA" w:rsidP="00DD0FAA">
      <w:pPr>
        <w:spacing w:line="257" w:lineRule="auto"/>
      </w:pPr>
      <w:r w:rsidRPr="00F61198">
        <w:rPr>
          <w:rFonts w:ascii="Calibri" w:eastAsia="Calibri" w:hAnsi="Calibri" w:cs="Calibri"/>
          <w:b/>
          <w:bCs/>
          <w:noProof/>
          <w:color w:val="000000" w:themeColor="text1"/>
          <w:sz w:val="32"/>
          <w:szCs w:val="32"/>
        </w:rPr>
        <w:drawing>
          <wp:inline distT="0" distB="0" distL="0" distR="0" wp14:anchorId="4AEBEF02" wp14:editId="583CEC74">
            <wp:extent cx="1889924" cy="2347163"/>
            <wp:effectExtent l="0" t="0" r="0" b="0"/>
            <wp:docPr id="533961015" name="Picture 53396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61015" name=""/>
                    <pic:cNvPicPr/>
                  </pic:nvPicPr>
                  <pic:blipFill>
                    <a:blip r:embed="rId15"/>
                    <a:stretch>
                      <a:fillRect/>
                    </a:stretch>
                  </pic:blipFill>
                  <pic:spPr>
                    <a:xfrm>
                      <a:off x="0" y="0"/>
                      <a:ext cx="1889924" cy="2347163"/>
                    </a:xfrm>
                    <a:prstGeom prst="rect">
                      <a:avLst/>
                    </a:prstGeom>
                  </pic:spPr>
                </pic:pic>
              </a:graphicData>
            </a:graphic>
          </wp:inline>
        </w:drawing>
      </w:r>
    </w:p>
    <w:p w14:paraId="60DA25DA" w14:textId="77777777" w:rsidR="00DD0FAA" w:rsidRDefault="00DD0FAA" w:rsidP="00DD0FAA">
      <w:pPr>
        <w:spacing w:line="257" w:lineRule="auto"/>
      </w:pPr>
      <w:r w:rsidRPr="00F61198">
        <w:rPr>
          <w:rFonts w:ascii="Calibri" w:eastAsia="Calibri" w:hAnsi="Calibri" w:cs="Calibri"/>
          <w:b/>
          <w:bCs/>
          <w:noProof/>
          <w:color w:val="000000" w:themeColor="text1"/>
          <w:sz w:val="32"/>
          <w:szCs w:val="32"/>
        </w:rPr>
        <w:drawing>
          <wp:inline distT="0" distB="0" distL="0" distR="0" wp14:anchorId="3447F7FB" wp14:editId="480129DB">
            <wp:extent cx="1889924" cy="2347163"/>
            <wp:effectExtent l="0" t="0" r="0" b="0"/>
            <wp:docPr id="263758366" name="Picture 26375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61015" name=""/>
                    <pic:cNvPicPr/>
                  </pic:nvPicPr>
                  <pic:blipFill>
                    <a:blip r:embed="rId15"/>
                    <a:stretch>
                      <a:fillRect/>
                    </a:stretch>
                  </pic:blipFill>
                  <pic:spPr>
                    <a:xfrm>
                      <a:off x="0" y="0"/>
                      <a:ext cx="1889924" cy="2347163"/>
                    </a:xfrm>
                    <a:prstGeom prst="rect">
                      <a:avLst/>
                    </a:prstGeom>
                  </pic:spPr>
                </pic:pic>
              </a:graphicData>
            </a:graphic>
          </wp:inline>
        </w:drawing>
      </w:r>
    </w:p>
    <w:p w14:paraId="2BEB0180" w14:textId="77777777" w:rsidR="00DD0FAA" w:rsidRDefault="00DD0FAA" w:rsidP="00DD0FAA">
      <w:pPr>
        <w:spacing w:line="257" w:lineRule="auto"/>
      </w:pPr>
      <w:r w:rsidRPr="001A4A5A">
        <w:rPr>
          <w:rFonts w:ascii="Calibri" w:eastAsia="Calibri" w:hAnsi="Calibri" w:cs="Calibri"/>
          <w:b/>
          <w:bCs/>
          <w:noProof/>
          <w:color w:val="000000" w:themeColor="text1"/>
          <w:sz w:val="32"/>
          <w:szCs w:val="32"/>
        </w:rPr>
        <w:lastRenderedPageBreak/>
        <w:drawing>
          <wp:inline distT="0" distB="0" distL="0" distR="0" wp14:anchorId="6FAF8FF2" wp14:editId="3D322B81">
            <wp:extent cx="4945809" cy="1943268"/>
            <wp:effectExtent l="0" t="0" r="7620" b="0"/>
            <wp:docPr id="198832256" name="Picture 19883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2256" name=""/>
                    <pic:cNvPicPr/>
                  </pic:nvPicPr>
                  <pic:blipFill>
                    <a:blip r:embed="rId16"/>
                    <a:stretch>
                      <a:fillRect/>
                    </a:stretch>
                  </pic:blipFill>
                  <pic:spPr>
                    <a:xfrm>
                      <a:off x="0" y="0"/>
                      <a:ext cx="4945809" cy="1943268"/>
                    </a:xfrm>
                    <a:prstGeom prst="rect">
                      <a:avLst/>
                    </a:prstGeom>
                  </pic:spPr>
                </pic:pic>
              </a:graphicData>
            </a:graphic>
          </wp:inline>
        </w:drawing>
      </w:r>
    </w:p>
    <w:p w14:paraId="71A55527" w14:textId="77777777" w:rsidR="00DD0FAA" w:rsidRDefault="00DD0FAA" w:rsidP="00DD0FAA">
      <w:pPr>
        <w:spacing w:line="257" w:lineRule="auto"/>
      </w:pPr>
      <w:r w:rsidRPr="007B199D">
        <w:rPr>
          <w:rFonts w:ascii="Calibri" w:eastAsia="Calibri" w:hAnsi="Calibri" w:cs="Calibri"/>
          <w:b/>
          <w:bCs/>
          <w:noProof/>
          <w:color w:val="000000" w:themeColor="text1"/>
          <w:sz w:val="32"/>
          <w:szCs w:val="32"/>
        </w:rPr>
        <w:drawing>
          <wp:inline distT="0" distB="0" distL="0" distR="0" wp14:anchorId="48BBBF9E" wp14:editId="65B2DC60">
            <wp:extent cx="2011854" cy="2697714"/>
            <wp:effectExtent l="0" t="0" r="7620" b="7620"/>
            <wp:docPr id="841940671" name="Picture 84194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40671" name=""/>
                    <pic:cNvPicPr/>
                  </pic:nvPicPr>
                  <pic:blipFill>
                    <a:blip r:embed="rId17"/>
                    <a:stretch>
                      <a:fillRect/>
                    </a:stretch>
                  </pic:blipFill>
                  <pic:spPr>
                    <a:xfrm>
                      <a:off x="0" y="0"/>
                      <a:ext cx="2011854" cy="2697714"/>
                    </a:xfrm>
                    <a:prstGeom prst="rect">
                      <a:avLst/>
                    </a:prstGeom>
                  </pic:spPr>
                </pic:pic>
              </a:graphicData>
            </a:graphic>
          </wp:inline>
        </w:drawing>
      </w:r>
      <w:r w:rsidRPr="000110F1">
        <w:rPr>
          <w:rFonts w:ascii="Calibri" w:eastAsia="Calibri" w:hAnsi="Calibri" w:cs="Calibri"/>
          <w:b/>
          <w:bCs/>
          <w:noProof/>
          <w:color w:val="000000" w:themeColor="text1"/>
          <w:sz w:val="32"/>
          <w:szCs w:val="32"/>
        </w:rPr>
        <w:drawing>
          <wp:inline distT="0" distB="0" distL="0" distR="0" wp14:anchorId="19BD2FC3" wp14:editId="09DDFA00">
            <wp:extent cx="3284505" cy="1760373"/>
            <wp:effectExtent l="0" t="0" r="0" b="0"/>
            <wp:docPr id="1171085971" name="Picture 117108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85971" name=""/>
                    <pic:cNvPicPr/>
                  </pic:nvPicPr>
                  <pic:blipFill>
                    <a:blip r:embed="rId18"/>
                    <a:stretch>
                      <a:fillRect/>
                    </a:stretch>
                  </pic:blipFill>
                  <pic:spPr>
                    <a:xfrm>
                      <a:off x="0" y="0"/>
                      <a:ext cx="3284505" cy="1760373"/>
                    </a:xfrm>
                    <a:prstGeom prst="rect">
                      <a:avLst/>
                    </a:prstGeom>
                  </pic:spPr>
                </pic:pic>
              </a:graphicData>
            </a:graphic>
          </wp:inline>
        </w:drawing>
      </w:r>
    </w:p>
    <w:p w14:paraId="6EC0A836" w14:textId="77777777" w:rsidR="00DD0FAA" w:rsidRDefault="00DD0FAA" w:rsidP="00DD0FAA">
      <w:pPr>
        <w:spacing w:line="257" w:lineRule="auto"/>
      </w:pPr>
      <w:r w:rsidRPr="004D0DAF">
        <w:rPr>
          <w:rFonts w:ascii="Calibri" w:eastAsia="Calibri" w:hAnsi="Calibri" w:cs="Calibri"/>
          <w:b/>
          <w:bCs/>
          <w:noProof/>
          <w:color w:val="000000" w:themeColor="text1"/>
          <w:sz w:val="32"/>
          <w:szCs w:val="32"/>
        </w:rPr>
        <w:drawing>
          <wp:inline distT="0" distB="0" distL="0" distR="0" wp14:anchorId="23CC8148" wp14:editId="7788723B">
            <wp:extent cx="5731510" cy="1537970"/>
            <wp:effectExtent l="0" t="0" r="2540" b="5080"/>
            <wp:docPr id="1542528304" name="Picture 154252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8304" name=""/>
                    <pic:cNvPicPr/>
                  </pic:nvPicPr>
                  <pic:blipFill>
                    <a:blip r:embed="rId19"/>
                    <a:stretch>
                      <a:fillRect/>
                    </a:stretch>
                  </pic:blipFill>
                  <pic:spPr>
                    <a:xfrm>
                      <a:off x="0" y="0"/>
                      <a:ext cx="5731510" cy="1537970"/>
                    </a:xfrm>
                    <a:prstGeom prst="rect">
                      <a:avLst/>
                    </a:prstGeom>
                  </pic:spPr>
                </pic:pic>
              </a:graphicData>
            </a:graphic>
          </wp:inline>
        </w:drawing>
      </w:r>
    </w:p>
    <w:p w14:paraId="700200F2" w14:textId="77777777" w:rsidR="00DD0FAA" w:rsidRDefault="00DD0FAA" w:rsidP="00DD0FAA">
      <w:pPr>
        <w:spacing w:line="257" w:lineRule="auto"/>
      </w:pPr>
      <w:r w:rsidRPr="006B7E42">
        <w:rPr>
          <w:rFonts w:ascii="Calibri" w:eastAsia="Calibri" w:hAnsi="Calibri" w:cs="Calibri"/>
          <w:b/>
          <w:bCs/>
          <w:noProof/>
          <w:color w:val="000000" w:themeColor="text1"/>
          <w:sz w:val="32"/>
          <w:szCs w:val="32"/>
        </w:rPr>
        <w:lastRenderedPageBreak/>
        <w:drawing>
          <wp:inline distT="0" distB="0" distL="0" distR="0" wp14:anchorId="489341C9" wp14:editId="544F9BB4">
            <wp:extent cx="2149026" cy="2324301"/>
            <wp:effectExtent l="0" t="0" r="3810" b="0"/>
            <wp:docPr id="1273979899" name="Picture 127397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79899" name=""/>
                    <pic:cNvPicPr/>
                  </pic:nvPicPr>
                  <pic:blipFill>
                    <a:blip r:embed="rId20"/>
                    <a:stretch>
                      <a:fillRect/>
                    </a:stretch>
                  </pic:blipFill>
                  <pic:spPr>
                    <a:xfrm>
                      <a:off x="0" y="0"/>
                      <a:ext cx="2149026" cy="2324301"/>
                    </a:xfrm>
                    <a:prstGeom prst="rect">
                      <a:avLst/>
                    </a:prstGeom>
                  </pic:spPr>
                </pic:pic>
              </a:graphicData>
            </a:graphic>
          </wp:inline>
        </w:drawing>
      </w:r>
      <w:r w:rsidRPr="0019622F">
        <w:rPr>
          <w:rFonts w:ascii="Calibri" w:eastAsia="Calibri" w:hAnsi="Calibri" w:cs="Calibri"/>
          <w:b/>
          <w:bCs/>
          <w:noProof/>
          <w:color w:val="000000" w:themeColor="text1"/>
          <w:sz w:val="32"/>
          <w:szCs w:val="32"/>
        </w:rPr>
        <w:drawing>
          <wp:inline distT="0" distB="0" distL="0" distR="0" wp14:anchorId="0D152082" wp14:editId="7E8CE614">
            <wp:extent cx="5731510" cy="1169670"/>
            <wp:effectExtent l="0" t="0" r="2540" b="0"/>
            <wp:docPr id="601787729" name="Picture 60178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87729" name=""/>
                    <pic:cNvPicPr/>
                  </pic:nvPicPr>
                  <pic:blipFill>
                    <a:blip r:embed="rId21"/>
                    <a:stretch>
                      <a:fillRect/>
                    </a:stretch>
                  </pic:blipFill>
                  <pic:spPr>
                    <a:xfrm>
                      <a:off x="0" y="0"/>
                      <a:ext cx="5731510" cy="1169670"/>
                    </a:xfrm>
                    <a:prstGeom prst="rect">
                      <a:avLst/>
                    </a:prstGeom>
                  </pic:spPr>
                </pic:pic>
              </a:graphicData>
            </a:graphic>
          </wp:inline>
        </w:drawing>
      </w:r>
    </w:p>
    <w:p w14:paraId="17EB4252" w14:textId="77777777" w:rsidR="00DD0FAA" w:rsidRDefault="00DD0FAA" w:rsidP="00DD0FAA">
      <w:pPr>
        <w:spacing w:line="257" w:lineRule="auto"/>
      </w:pPr>
      <w:r w:rsidRPr="003A22E0">
        <w:rPr>
          <w:rFonts w:ascii="Calibri" w:eastAsia="Calibri" w:hAnsi="Calibri" w:cs="Calibri"/>
          <w:b/>
          <w:bCs/>
          <w:noProof/>
          <w:color w:val="000000" w:themeColor="text1"/>
          <w:sz w:val="32"/>
          <w:szCs w:val="32"/>
        </w:rPr>
        <w:drawing>
          <wp:inline distT="0" distB="0" distL="0" distR="0" wp14:anchorId="7E6378B6" wp14:editId="491ACA3D">
            <wp:extent cx="5731510" cy="1884045"/>
            <wp:effectExtent l="0" t="0" r="2540" b="1905"/>
            <wp:docPr id="991658924" name="Picture 99165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58924" name=""/>
                    <pic:cNvPicPr/>
                  </pic:nvPicPr>
                  <pic:blipFill>
                    <a:blip r:embed="rId22"/>
                    <a:stretch>
                      <a:fillRect/>
                    </a:stretch>
                  </pic:blipFill>
                  <pic:spPr>
                    <a:xfrm>
                      <a:off x="0" y="0"/>
                      <a:ext cx="5731510" cy="1884045"/>
                    </a:xfrm>
                    <a:prstGeom prst="rect">
                      <a:avLst/>
                    </a:prstGeom>
                  </pic:spPr>
                </pic:pic>
              </a:graphicData>
            </a:graphic>
          </wp:inline>
        </w:drawing>
      </w:r>
    </w:p>
    <w:p w14:paraId="375C07C0" w14:textId="77777777" w:rsidR="00DD0FAA" w:rsidRDefault="00DD0FAA" w:rsidP="00DD0FAA">
      <w:pPr>
        <w:spacing w:line="257" w:lineRule="auto"/>
      </w:pPr>
      <w:r w:rsidRPr="00BB18E1">
        <w:rPr>
          <w:rFonts w:ascii="Calibri" w:eastAsia="Calibri" w:hAnsi="Calibri" w:cs="Calibri"/>
          <w:noProof/>
          <w:color w:val="000000" w:themeColor="text1"/>
          <w:sz w:val="32"/>
          <w:szCs w:val="32"/>
        </w:rPr>
        <w:drawing>
          <wp:inline distT="0" distB="0" distL="0" distR="0" wp14:anchorId="23CD6432" wp14:editId="1989AA6F">
            <wp:extent cx="2476715" cy="2865368"/>
            <wp:effectExtent l="0" t="0" r="0" b="0"/>
            <wp:docPr id="1240408240" name="Picture 124040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8240" name=""/>
                    <pic:cNvPicPr/>
                  </pic:nvPicPr>
                  <pic:blipFill>
                    <a:blip r:embed="rId23"/>
                    <a:stretch>
                      <a:fillRect/>
                    </a:stretch>
                  </pic:blipFill>
                  <pic:spPr>
                    <a:xfrm>
                      <a:off x="0" y="0"/>
                      <a:ext cx="2476715" cy="2865368"/>
                    </a:xfrm>
                    <a:prstGeom prst="rect">
                      <a:avLst/>
                    </a:prstGeom>
                  </pic:spPr>
                </pic:pic>
              </a:graphicData>
            </a:graphic>
          </wp:inline>
        </w:drawing>
      </w:r>
    </w:p>
    <w:p w14:paraId="60A220EC" w14:textId="77777777" w:rsidR="00DD0FAA" w:rsidRDefault="00DD0FAA" w:rsidP="00DD0FAA">
      <w:pPr>
        <w:spacing w:line="257" w:lineRule="auto"/>
      </w:pPr>
      <w:r w:rsidRPr="00BB18E1">
        <w:rPr>
          <w:rFonts w:ascii="Calibri" w:eastAsia="Calibri" w:hAnsi="Calibri" w:cs="Calibri"/>
          <w:noProof/>
          <w:color w:val="000000" w:themeColor="text1"/>
          <w:sz w:val="32"/>
          <w:szCs w:val="32"/>
        </w:rPr>
        <w:lastRenderedPageBreak/>
        <w:drawing>
          <wp:inline distT="0" distB="0" distL="0" distR="0" wp14:anchorId="515C16C0" wp14:editId="54E1A6F4">
            <wp:extent cx="3467400" cy="1813717"/>
            <wp:effectExtent l="0" t="0" r="0" b="0"/>
            <wp:docPr id="938325981" name="Picture 9383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5981" name=""/>
                    <pic:cNvPicPr/>
                  </pic:nvPicPr>
                  <pic:blipFill>
                    <a:blip r:embed="rId24"/>
                    <a:stretch>
                      <a:fillRect/>
                    </a:stretch>
                  </pic:blipFill>
                  <pic:spPr>
                    <a:xfrm>
                      <a:off x="0" y="0"/>
                      <a:ext cx="3467400" cy="1813717"/>
                    </a:xfrm>
                    <a:prstGeom prst="rect">
                      <a:avLst/>
                    </a:prstGeom>
                  </pic:spPr>
                </pic:pic>
              </a:graphicData>
            </a:graphic>
          </wp:inline>
        </w:drawing>
      </w:r>
    </w:p>
    <w:p w14:paraId="46D5E536" w14:textId="77777777" w:rsidR="00DD0FAA" w:rsidRDefault="00DD0FAA" w:rsidP="00DD0FAA">
      <w:pPr>
        <w:spacing w:line="257" w:lineRule="auto"/>
      </w:pPr>
      <w:r w:rsidRPr="00620B81">
        <w:rPr>
          <w:noProof/>
        </w:rPr>
        <w:drawing>
          <wp:inline distT="0" distB="0" distL="0" distR="0" wp14:anchorId="6FCECB5C" wp14:editId="6B5C77C3">
            <wp:extent cx="5731510" cy="1503680"/>
            <wp:effectExtent l="0" t="0" r="2540" b="1270"/>
            <wp:docPr id="522810963" name="Picture 52281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0963" name=""/>
                    <pic:cNvPicPr/>
                  </pic:nvPicPr>
                  <pic:blipFill>
                    <a:blip r:embed="rId25"/>
                    <a:stretch>
                      <a:fillRect/>
                    </a:stretch>
                  </pic:blipFill>
                  <pic:spPr>
                    <a:xfrm>
                      <a:off x="0" y="0"/>
                      <a:ext cx="5731510" cy="1503680"/>
                    </a:xfrm>
                    <a:prstGeom prst="rect">
                      <a:avLst/>
                    </a:prstGeom>
                  </pic:spPr>
                </pic:pic>
              </a:graphicData>
            </a:graphic>
          </wp:inline>
        </w:drawing>
      </w:r>
    </w:p>
    <w:p w14:paraId="16C71C8A" w14:textId="77777777" w:rsidR="00DD0FAA" w:rsidRDefault="00DD0FAA" w:rsidP="00DD0FAA">
      <w:pPr>
        <w:spacing w:line="257" w:lineRule="auto"/>
        <w:rPr>
          <w:rFonts w:ascii="Calibri" w:eastAsia="Calibri" w:hAnsi="Calibri" w:cs="Calibri"/>
          <w:b/>
          <w:bCs/>
          <w:color w:val="000000" w:themeColor="text1"/>
          <w:sz w:val="32"/>
          <w:szCs w:val="32"/>
        </w:rPr>
      </w:pPr>
      <w:r w:rsidRPr="004176EE">
        <w:rPr>
          <w:rFonts w:ascii="Calibri" w:eastAsia="Calibri" w:hAnsi="Calibri" w:cs="Calibri"/>
          <w:b/>
          <w:bCs/>
          <w:noProof/>
          <w:color w:val="000000" w:themeColor="text1"/>
          <w:sz w:val="32"/>
          <w:szCs w:val="32"/>
        </w:rPr>
        <w:drawing>
          <wp:inline distT="0" distB="0" distL="0" distR="0" wp14:anchorId="556B710B" wp14:editId="15DCA0EB">
            <wp:extent cx="1874682" cy="2309060"/>
            <wp:effectExtent l="0" t="0" r="0" b="0"/>
            <wp:docPr id="659876236" name="Picture 65987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76236" name=""/>
                    <pic:cNvPicPr/>
                  </pic:nvPicPr>
                  <pic:blipFill>
                    <a:blip r:embed="rId26"/>
                    <a:stretch>
                      <a:fillRect/>
                    </a:stretch>
                  </pic:blipFill>
                  <pic:spPr>
                    <a:xfrm>
                      <a:off x="0" y="0"/>
                      <a:ext cx="1874682" cy="2309060"/>
                    </a:xfrm>
                    <a:prstGeom prst="rect">
                      <a:avLst/>
                    </a:prstGeom>
                  </pic:spPr>
                </pic:pic>
              </a:graphicData>
            </a:graphic>
          </wp:inline>
        </w:drawing>
      </w:r>
    </w:p>
    <w:p w14:paraId="6F9E9E64" w14:textId="77777777" w:rsidR="00DD0FAA" w:rsidRDefault="00DD0FAA" w:rsidP="00DD0FAA">
      <w:pPr>
        <w:spacing w:line="257" w:lineRule="auto"/>
        <w:rPr>
          <w:rFonts w:ascii="Calibri" w:eastAsia="Calibri" w:hAnsi="Calibri" w:cs="Calibri"/>
          <w:b/>
          <w:bCs/>
          <w:color w:val="000000" w:themeColor="text1"/>
          <w:sz w:val="32"/>
          <w:szCs w:val="32"/>
        </w:rPr>
      </w:pPr>
      <w:r w:rsidRPr="004176EE">
        <w:rPr>
          <w:rFonts w:ascii="Calibri" w:eastAsia="Calibri" w:hAnsi="Calibri" w:cs="Calibri"/>
          <w:b/>
          <w:bCs/>
          <w:noProof/>
          <w:color w:val="000000" w:themeColor="text1"/>
          <w:sz w:val="32"/>
          <w:szCs w:val="32"/>
        </w:rPr>
        <w:drawing>
          <wp:inline distT="0" distB="0" distL="0" distR="0" wp14:anchorId="4C161CC1" wp14:editId="0759F999">
            <wp:extent cx="5502117" cy="1851820"/>
            <wp:effectExtent l="0" t="0" r="3810" b="0"/>
            <wp:docPr id="125228957" name="Picture 12522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8957" name=""/>
                    <pic:cNvPicPr/>
                  </pic:nvPicPr>
                  <pic:blipFill>
                    <a:blip r:embed="rId27"/>
                    <a:stretch>
                      <a:fillRect/>
                    </a:stretch>
                  </pic:blipFill>
                  <pic:spPr>
                    <a:xfrm>
                      <a:off x="0" y="0"/>
                      <a:ext cx="5502117" cy="1851820"/>
                    </a:xfrm>
                    <a:prstGeom prst="rect">
                      <a:avLst/>
                    </a:prstGeom>
                  </pic:spPr>
                </pic:pic>
              </a:graphicData>
            </a:graphic>
          </wp:inline>
        </w:drawing>
      </w:r>
    </w:p>
    <w:p w14:paraId="332F4E60" w14:textId="77777777" w:rsidR="00DD0FAA" w:rsidRDefault="00DD0FAA" w:rsidP="00DD0FAA">
      <w:r w:rsidRPr="000623F3">
        <w:rPr>
          <w:noProof/>
        </w:rPr>
        <w:lastRenderedPageBreak/>
        <w:drawing>
          <wp:inline distT="0" distB="0" distL="0" distR="0" wp14:anchorId="21C92220" wp14:editId="3C2EDA4D">
            <wp:extent cx="5547841" cy="2057578"/>
            <wp:effectExtent l="0" t="0" r="0" b="0"/>
            <wp:docPr id="1420040998" name="Picture 142004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40998" name=""/>
                    <pic:cNvPicPr/>
                  </pic:nvPicPr>
                  <pic:blipFill>
                    <a:blip r:embed="rId28"/>
                    <a:stretch>
                      <a:fillRect/>
                    </a:stretch>
                  </pic:blipFill>
                  <pic:spPr>
                    <a:xfrm>
                      <a:off x="0" y="0"/>
                      <a:ext cx="5547841" cy="2057578"/>
                    </a:xfrm>
                    <a:prstGeom prst="rect">
                      <a:avLst/>
                    </a:prstGeom>
                  </pic:spPr>
                </pic:pic>
              </a:graphicData>
            </a:graphic>
          </wp:inline>
        </w:drawing>
      </w:r>
    </w:p>
    <w:p w14:paraId="38DE9004" w14:textId="77777777" w:rsidR="00DD0FAA" w:rsidRDefault="00DD0FAA" w:rsidP="00DD0FAA">
      <w:pPr>
        <w:spacing w:line="257" w:lineRule="auto"/>
      </w:pPr>
      <w:r w:rsidRPr="00B1291E">
        <w:rPr>
          <w:noProof/>
        </w:rPr>
        <w:drawing>
          <wp:inline distT="0" distB="0" distL="0" distR="0" wp14:anchorId="6C798A0C" wp14:editId="0DB1D28B">
            <wp:extent cx="1767993" cy="1897544"/>
            <wp:effectExtent l="0" t="0" r="3810" b="7620"/>
            <wp:docPr id="321067082" name="Picture 321067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7082" name=""/>
                    <pic:cNvPicPr/>
                  </pic:nvPicPr>
                  <pic:blipFill>
                    <a:blip r:embed="rId29"/>
                    <a:stretch>
                      <a:fillRect/>
                    </a:stretch>
                  </pic:blipFill>
                  <pic:spPr>
                    <a:xfrm>
                      <a:off x="0" y="0"/>
                      <a:ext cx="1767993" cy="1897544"/>
                    </a:xfrm>
                    <a:prstGeom prst="rect">
                      <a:avLst/>
                    </a:prstGeom>
                  </pic:spPr>
                </pic:pic>
              </a:graphicData>
            </a:graphic>
          </wp:inline>
        </w:drawing>
      </w:r>
    </w:p>
    <w:p w14:paraId="4D47CCCF" w14:textId="77777777" w:rsidR="00DD0FAA" w:rsidRDefault="00DD0FAA" w:rsidP="00DD0FAA">
      <w:pPr>
        <w:spacing w:line="257" w:lineRule="auto"/>
        <w:rPr>
          <w:rFonts w:ascii="Calibri" w:eastAsia="Calibri" w:hAnsi="Calibri" w:cs="Calibri"/>
          <w:b/>
          <w:bCs/>
          <w:color w:val="000000" w:themeColor="text1"/>
          <w:sz w:val="32"/>
          <w:szCs w:val="32"/>
        </w:rPr>
      </w:pPr>
      <w:r w:rsidRPr="00B1291E">
        <w:rPr>
          <w:rFonts w:ascii="Calibri" w:eastAsia="Calibri" w:hAnsi="Calibri" w:cs="Calibri"/>
          <w:b/>
          <w:bCs/>
          <w:noProof/>
          <w:color w:val="000000" w:themeColor="text1"/>
          <w:sz w:val="32"/>
          <w:szCs w:val="32"/>
        </w:rPr>
        <w:drawing>
          <wp:inline distT="0" distB="0" distL="0" distR="0" wp14:anchorId="79E6CC6D" wp14:editId="263D58B3">
            <wp:extent cx="5731510" cy="1893570"/>
            <wp:effectExtent l="0" t="0" r="2540" b="0"/>
            <wp:docPr id="157517951" name="Picture 15751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7951" name=""/>
                    <pic:cNvPicPr/>
                  </pic:nvPicPr>
                  <pic:blipFill>
                    <a:blip r:embed="rId30"/>
                    <a:stretch>
                      <a:fillRect/>
                    </a:stretch>
                  </pic:blipFill>
                  <pic:spPr>
                    <a:xfrm>
                      <a:off x="0" y="0"/>
                      <a:ext cx="5731510" cy="1893570"/>
                    </a:xfrm>
                    <a:prstGeom prst="rect">
                      <a:avLst/>
                    </a:prstGeom>
                  </pic:spPr>
                </pic:pic>
              </a:graphicData>
            </a:graphic>
          </wp:inline>
        </w:drawing>
      </w:r>
    </w:p>
    <w:p w14:paraId="5688F57E" w14:textId="77777777" w:rsidR="00DD0FAA" w:rsidRDefault="00DD0FAA" w:rsidP="00DD0FAA">
      <w:r w:rsidRPr="00B1291E">
        <w:rPr>
          <w:rFonts w:ascii="Calibri" w:eastAsia="Calibri" w:hAnsi="Calibri" w:cs="Calibri"/>
          <w:b/>
          <w:bCs/>
          <w:noProof/>
          <w:color w:val="000000" w:themeColor="text1"/>
          <w:sz w:val="32"/>
          <w:szCs w:val="32"/>
        </w:rPr>
        <w:drawing>
          <wp:inline distT="0" distB="0" distL="0" distR="0" wp14:anchorId="1A80A279" wp14:editId="53E5AE75">
            <wp:extent cx="5731510" cy="1628140"/>
            <wp:effectExtent l="0" t="0" r="2540" b="0"/>
            <wp:docPr id="1205480697" name="Picture 120548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0697" name=""/>
                    <pic:cNvPicPr/>
                  </pic:nvPicPr>
                  <pic:blipFill>
                    <a:blip r:embed="rId31"/>
                    <a:stretch>
                      <a:fillRect/>
                    </a:stretch>
                  </pic:blipFill>
                  <pic:spPr>
                    <a:xfrm>
                      <a:off x="0" y="0"/>
                      <a:ext cx="5731510" cy="1628140"/>
                    </a:xfrm>
                    <a:prstGeom prst="rect">
                      <a:avLst/>
                    </a:prstGeom>
                  </pic:spPr>
                </pic:pic>
              </a:graphicData>
            </a:graphic>
          </wp:inline>
        </w:drawing>
      </w:r>
    </w:p>
    <w:p w14:paraId="5F3EC9E0" w14:textId="77777777" w:rsidR="00DD0FAA" w:rsidRDefault="00DD0FAA" w:rsidP="00DD0FAA">
      <w:pPr>
        <w:spacing w:line="257" w:lineRule="auto"/>
        <w:rPr>
          <w:rFonts w:ascii="Calibri" w:eastAsia="Calibri" w:hAnsi="Calibri" w:cs="Calibri"/>
          <w:b/>
          <w:bCs/>
          <w:color w:val="000000" w:themeColor="text1"/>
          <w:sz w:val="32"/>
          <w:szCs w:val="32"/>
        </w:rPr>
      </w:pPr>
      <w:r w:rsidRPr="00B1291E">
        <w:rPr>
          <w:rFonts w:ascii="Calibri" w:eastAsia="Calibri" w:hAnsi="Calibri" w:cs="Calibri"/>
          <w:b/>
          <w:bCs/>
          <w:noProof/>
          <w:color w:val="000000" w:themeColor="text1"/>
          <w:sz w:val="32"/>
          <w:szCs w:val="32"/>
        </w:rPr>
        <w:drawing>
          <wp:inline distT="0" distB="0" distL="0" distR="0" wp14:anchorId="2D62A8AE" wp14:editId="3CEDDD73">
            <wp:extent cx="1646063" cy="1745131"/>
            <wp:effectExtent l="0" t="0" r="0" b="7620"/>
            <wp:docPr id="283443178" name="Picture 28344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43178" name=""/>
                    <pic:cNvPicPr/>
                  </pic:nvPicPr>
                  <pic:blipFill>
                    <a:blip r:embed="rId32"/>
                    <a:stretch>
                      <a:fillRect/>
                    </a:stretch>
                  </pic:blipFill>
                  <pic:spPr>
                    <a:xfrm>
                      <a:off x="0" y="0"/>
                      <a:ext cx="1646063" cy="1745131"/>
                    </a:xfrm>
                    <a:prstGeom prst="rect">
                      <a:avLst/>
                    </a:prstGeom>
                  </pic:spPr>
                </pic:pic>
              </a:graphicData>
            </a:graphic>
          </wp:inline>
        </w:drawing>
      </w:r>
    </w:p>
    <w:p w14:paraId="06D36DD2" w14:textId="77777777" w:rsidR="00DD0FAA" w:rsidRDefault="00DD0FAA" w:rsidP="00DD0FAA">
      <w:pPr>
        <w:spacing w:line="257" w:lineRule="auto"/>
        <w:rPr>
          <w:rFonts w:ascii="Calibri" w:eastAsia="Calibri" w:hAnsi="Calibri" w:cs="Calibri"/>
          <w:b/>
          <w:bCs/>
          <w:color w:val="000000" w:themeColor="text1"/>
          <w:sz w:val="32"/>
          <w:szCs w:val="32"/>
        </w:rPr>
      </w:pPr>
      <w:r w:rsidRPr="00B1291E">
        <w:rPr>
          <w:rFonts w:ascii="Calibri" w:eastAsia="Calibri" w:hAnsi="Calibri" w:cs="Calibri"/>
          <w:b/>
          <w:bCs/>
          <w:noProof/>
          <w:color w:val="000000" w:themeColor="text1"/>
          <w:sz w:val="32"/>
          <w:szCs w:val="32"/>
        </w:rPr>
        <w:lastRenderedPageBreak/>
        <w:drawing>
          <wp:inline distT="0" distB="0" distL="0" distR="0" wp14:anchorId="0C554E23" wp14:editId="3FA34186">
            <wp:extent cx="5731510" cy="1303020"/>
            <wp:effectExtent l="0" t="0" r="2540" b="0"/>
            <wp:docPr id="17729124" name="Picture 17729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124" name=""/>
                    <pic:cNvPicPr/>
                  </pic:nvPicPr>
                  <pic:blipFill>
                    <a:blip r:embed="rId33"/>
                    <a:stretch>
                      <a:fillRect/>
                    </a:stretch>
                  </pic:blipFill>
                  <pic:spPr>
                    <a:xfrm>
                      <a:off x="0" y="0"/>
                      <a:ext cx="5731510" cy="1303020"/>
                    </a:xfrm>
                    <a:prstGeom prst="rect">
                      <a:avLst/>
                    </a:prstGeom>
                  </pic:spPr>
                </pic:pic>
              </a:graphicData>
            </a:graphic>
          </wp:inline>
        </w:drawing>
      </w:r>
    </w:p>
    <w:p w14:paraId="7828C3CA" w14:textId="77777777" w:rsidR="00DD0FAA" w:rsidRDefault="00DD0FAA" w:rsidP="00DD0FAA">
      <w:pPr>
        <w:spacing w:line="257" w:lineRule="auto"/>
        <w:rPr>
          <w:rFonts w:ascii="Calibri" w:eastAsia="Calibri" w:hAnsi="Calibri" w:cs="Calibri"/>
          <w:b/>
          <w:bCs/>
          <w:color w:val="000000" w:themeColor="text1"/>
          <w:sz w:val="32"/>
          <w:szCs w:val="32"/>
        </w:rPr>
      </w:pPr>
    </w:p>
    <w:p w14:paraId="4EEC068E" w14:textId="77777777" w:rsidR="00DD0FAA" w:rsidRDefault="00DD0FAA" w:rsidP="00DD0FAA">
      <w:pPr>
        <w:spacing w:line="257" w:lineRule="auto"/>
        <w:rPr>
          <w:rFonts w:ascii="Calibri" w:eastAsia="Calibri" w:hAnsi="Calibri" w:cs="Calibri"/>
          <w:b/>
          <w:bCs/>
          <w:color w:val="000000" w:themeColor="text1"/>
          <w:sz w:val="32"/>
          <w:szCs w:val="32"/>
        </w:rPr>
      </w:pPr>
      <w:r w:rsidRPr="00A3594C">
        <w:rPr>
          <w:rFonts w:ascii="Times New Roman" w:eastAsia="Times New Roman" w:hAnsi="Times New Roman" w:cs="Times New Roman"/>
          <w:b/>
          <w:bCs/>
          <w:noProof/>
          <w:sz w:val="24"/>
          <w:szCs w:val="24"/>
        </w:rPr>
        <w:drawing>
          <wp:inline distT="0" distB="0" distL="0" distR="0" wp14:anchorId="75157CFB" wp14:editId="54689814">
            <wp:extent cx="5731510" cy="1552575"/>
            <wp:effectExtent l="0" t="0" r="2540" b="9525"/>
            <wp:docPr id="896602027" name="Picture 89660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02027" name=""/>
                    <pic:cNvPicPr/>
                  </pic:nvPicPr>
                  <pic:blipFill>
                    <a:blip r:embed="rId34"/>
                    <a:stretch>
                      <a:fillRect/>
                    </a:stretch>
                  </pic:blipFill>
                  <pic:spPr>
                    <a:xfrm>
                      <a:off x="0" y="0"/>
                      <a:ext cx="5731510" cy="1552575"/>
                    </a:xfrm>
                    <a:prstGeom prst="rect">
                      <a:avLst/>
                    </a:prstGeom>
                  </pic:spPr>
                </pic:pic>
              </a:graphicData>
            </a:graphic>
          </wp:inline>
        </w:drawing>
      </w:r>
    </w:p>
    <w:p w14:paraId="4FC45E43" w14:textId="77777777" w:rsidR="00DD0FAA" w:rsidRDefault="00DD0FAA" w:rsidP="00DD0FAA">
      <w:pPr>
        <w:spacing w:line="257" w:lineRule="auto"/>
        <w:rPr>
          <w:rFonts w:ascii="Calibri" w:eastAsia="Calibri" w:hAnsi="Calibri" w:cs="Calibri"/>
          <w:b/>
          <w:bCs/>
          <w:color w:val="000000" w:themeColor="text1"/>
          <w:sz w:val="32"/>
          <w:szCs w:val="32"/>
        </w:rPr>
      </w:pPr>
      <w:r w:rsidRPr="00C933F1">
        <w:rPr>
          <w:rFonts w:ascii="Calibri" w:eastAsia="Calibri" w:hAnsi="Calibri" w:cs="Calibri"/>
          <w:b/>
          <w:bCs/>
          <w:noProof/>
          <w:color w:val="000000" w:themeColor="text1"/>
          <w:sz w:val="32"/>
          <w:szCs w:val="32"/>
        </w:rPr>
        <w:drawing>
          <wp:inline distT="0" distB="0" distL="0" distR="0" wp14:anchorId="4B9F0A83" wp14:editId="2F6315DD">
            <wp:extent cx="1760373" cy="2187130"/>
            <wp:effectExtent l="0" t="0" r="0" b="3810"/>
            <wp:docPr id="2051845329" name="Picture 205184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45329" name=""/>
                    <pic:cNvPicPr/>
                  </pic:nvPicPr>
                  <pic:blipFill>
                    <a:blip r:embed="rId35"/>
                    <a:stretch>
                      <a:fillRect/>
                    </a:stretch>
                  </pic:blipFill>
                  <pic:spPr>
                    <a:xfrm>
                      <a:off x="0" y="0"/>
                      <a:ext cx="1760373" cy="2187130"/>
                    </a:xfrm>
                    <a:prstGeom prst="rect">
                      <a:avLst/>
                    </a:prstGeom>
                  </pic:spPr>
                </pic:pic>
              </a:graphicData>
            </a:graphic>
          </wp:inline>
        </w:drawing>
      </w:r>
    </w:p>
    <w:p w14:paraId="3B6100AA" w14:textId="77777777" w:rsidR="00DD0FAA" w:rsidRDefault="00DD0FAA" w:rsidP="00DD0FAA">
      <w:pPr>
        <w:spacing w:line="257" w:lineRule="auto"/>
        <w:rPr>
          <w:rFonts w:ascii="Calibri" w:eastAsia="Calibri" w:hAnsi="Calibri" w:cs="Calibri"/>
          <w:b/>
          <w:bCs/>
          <w:color w:val="000000" w:themeColor="text1"/>
          <w:sz w:val="32"/>
          <w:szCs w:val="32"/>
        </w:rPr>
      </w:pPr>
      <w:r w:rsidRPr="00C933F1">
        <w:rPr>
          <w:rFonts w:ascii="Calibri" w:eastAsia="Calibri" w:hAnsi="Calibri" w:cs="Calibri"/>
          <w:b/>
          <w:bCs/>
          <w:noProof/>
          <w:color w:val="000000" w:themeColor="text1"/>
          <w:sz w:val="32"/>
          <w:szCs w:val="32"/>
        </w:rPr>
        <w:drawing>
          <wp:inline distT="0" distB="0" distL="0" distR="0" wp14:anchorId="074A83B3" wp14:editId="50AB1749">
            <wp:extent cx="5731510" cy="1237615"/>
            <wp:effectExtent l="0" t="0" r="2540" b="635"/>
            <wp:docPr id="1393279032" name="Picture 139327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79032" name=""/>
                    <pic:cNvPicPr/>
                  </pic:nvPicPr>
                  <pic:blipFill>
                    <a:blip r:embed="rId36"/>
                    <a:stretch>
                      <a:fillRect/>
                    </a:stretch>
                  </pic:blipFill>
                  <pic:spPr>
                    <a:xfrm>
                      <a:off x="0" y="0"/>
                      <a:ext cx="5731510" cy="1237615"/>
                    </a:xfrm>
                    <a:prstGeom prst="rect">
                      <a:avLst/>
                    </a:prstGeom>
                  </pic:spPr>
                </pic:pic>
              </a:graphicData>
            </a:graphic>
          </wp:inline>
        </w:drawing>
      </w:r>
    </w:p>
    <w:p w14:paraId="136348CF" w14:textId="77777777" w:rsidR="00DD0FAA" w:rsidRDefault="00DD0FAA" w:rsidP="00DD0FAA">
      <w:pPr>
        <w:spacing w:line="257" w:lineRule="auto"/>
        <w:rPr>
          <w:rFonts w:ascii="Calibri" w:eastAsia="Calibri" w:hAnsi="Calibri" w:cs="Calibri"/>
          <w:b/>
          <w:bCs/>
          <w:color w:val="000000" w:themeColor="text1"/>
          <w:sz w:val="32"/>
          <w:szCs w:val="32"/>
        </w:rPr>
      </w:pPr>
    </w:p>
    <w:p w14:paraId="62ECF8E0" w14:textId="77777777" w:rsidR="00DD0FAA" w:rsidRDefault="00DD0FAA" w:rsidP="00DD0FAA">
      <w:r w:rsidRPr="00FB39B9">
        <w:rPr>
          <w:rFonts w:ascii="Calibri" w:eastAsia="Calibri" w:hAnsi="Calibri" w:cs="Calibri"/>
          <w:b/>
          <w:bCs/>
          <w:noProof/>
          <w:color w:val="000000" w:themeColor="text1"/>
          <w:sz w:val="32"/>
          <w:szCs w:val="32"/>
        </w:rPr>
        <w:drawing>
          <wp:inline distT="0" distB="0" distL="0" distR="0" wp14:anchorId="4EA91A45" wp14:editId="48619F3C">
            <wp:extent cx="5731510" cy="1522095"/>
            <wp:effectExtent l="0" t="0" r="2540" b="1905"/>
            <wp:docPr id="1601173114" name="Picture 160117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73114" name=""/>
                    <pic:cNvPicPr/>
                  </pic:nvPicPr>
                  <pic:blipFill>
                    <a:blip r:embed="rId37"/>
                    <a:stretch>
                      <a:fillRect/>
                    </a:stretch>
                  </pic:blipFill>
                  <pic:spPr>
                    <a:xfrm>
                      <a:off x="0" y="0"/>
                      <a:ext cx="5731510" cy="1522095"/>
                    </a:xfrm>
                    <a:prstGeom prst="rect">
                      <a:avLst/>
                    </a:prstGeom>
                  </pic:spPr>
                </pic:pic>
              </a:graphicData>
            </a:graphic>
          </wp:inline>
        </w:drawing>
      </w:r>
    </w:p>
    <w:p w14:paraId="381494C0" w14:textId="77777777" w:rsidR="00DD0FAA" w:rsidRDefault="00DD0FAA" w:rsidP="00DD0FAA">
      <w:pPr>
        <w:spacing w:line="257" w:lineRule="auto"/>
      </w:pPr>
      <w:r w:rsidRPr="00FB39B9">
        <w:rPr>
          <w:noProof/>
        </w:rPr>
        <w:lastRenderedPageBreak/>
        <w:drawing>
          <wp:inline distT="0" distB="0" distL="0" distR="0" wp14:anchorId="6426964A" wp14:editId="37607863">
            <wp:extent cx="2088061" cy="1844200"/>
            <wp:effectExtent l="0" t="0" r="7620" b="3810"/>
            <wp:docPr id="2069831542" name="Picture 206983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1542" name=""/>
                    <pic:cNvPicPr/>
                  </pic:nvPicPr>
                  <pic:blipFill>
                    <a:blip r:embed="rId38"/>
                    <a:stretch>
                      <a:fillRect/>
                    </a:stretch>
                  </pic:blipFill>
                  <pic:spPr>
                    <a:xfrm>
                      <a:off x="0" y="0"/>
                      <a:ext cx="2088061" cy="1844200"/>
                    </a:xfrm>
                    <a:prstGeom prst="rect">
                      <a:avLst/>
                    </a:prstGeom>
                  </pic:spPr>
                </pic:pic>
              </a:graphicData>
            </a:graphic>
          </wp:inline>
        </w:drawing>
      </w:r>
    </w:p>
    <w:p w14:paraId="089B4865" w14:textId="77777777" w:rsidR="00DD0FAA" w:rsidRDefault="00DD0FAA" w:rsidP="00DD0FAA">
      <w:pPr>
        <w:spacing w:line="257" w:lineRule="auto"/>
      </w:pPr>
      <w:r w:rsidRPr="00FB39B9">
        <w:rPr>
          <w:noProof/>
        </w:rPr>
        <w:drawing>
          <wp:inline distT="0" distB="0" distL="0" distR="0" wp14:anchorId="0AF75033" wp14:editId="4CCC6D06">
            <wp:extent cx="5731510" cy="1333500"/>
            <wp:effectExtent l="0" t="0" r="2540" b="0"/>
            <wp:docPr id="437594176" name="Picture 43759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94176" name=""/>
                    <pic:cNvPicPr/>
                  </pic:nvPicPr>
                  <pic:blipFill>
                    <a:blip r:embed="rId39"/>
                    <a:stretch>
                      <a:fillRect/>
                    </a:stretch>
                  </pic:blipFill>
                  <pic:spPr>
                    <a:xfrm>
                      <a:off x="0" y="0"/>
                      <a:ext cx="5731510" cy="1333500"/>
                    </a:xfrm>
                    <a:prstGeom prst="rect">
                      <a:avLst/>
                    </a:prstGeom>
                  </pic:spPr>
                </pic:pic>
              </a:graphicData>
            </a:graphic>
          </wp:inline>
        </w:drawing>
      </w:r>
    </w:p>
    <w:p w14:paraId="4834F879" w14:textId="77777777" w:rsidR="00DD0FAA" w:rsidRDefault="00DD0FAA" w:rsidP="00DD0FAA">
      <w:pPr>
        <w:spacing w:line="257" w:lineRule="auto"/>
        <w:rPr>
          <w:rFonts w:ascii="Calibri" w:eastAsia="Calibri" w:hAnsi="Calibri" w:cs="Calibri"/>
          <w:b/>
          <w:bCs/>
          <w:color w:val="000000" w:themeColor="text1"/>
          <w:sz w:val="32"/>
          <w:szCs w:val="32"/>
        </w:rPr>
      </w:pPr>
    </w:p>
    <w:p w14:paraId="332D131F" w14:textId="77777777" w:rsidR="00DD0FAA" w:rsidRDefault="00DD0FAA" w:rsidP="00DD0FAA">
      <w:r w:rsidRPr="006745E8">
        <w:rPr>
          <w:rFonts w:ascii="Calibri" w:eastAsia="Calibri" w:hAnsi="Calibri" w:cs="Calibri"/>
          <w:b/>
          <w:bCs/>
          <w:noProof/>
          <w:color w:val="000000" w:themeColor="text1"/>
          <w:sz w:val="32"/>
          <w:szCs w:val="32"/>
        </w:rPr>
        <w:drawing>
          <wp:inline distT="0" distB="0" distL="0" distR="0" wp14:anchorId="597F575E" wp14:editId="0547A956">
            <wp:extent cx="5731510" cy="994410"/>
            <wp:effectExtent l="0" t="0" r="2540" b="0"/>
            <wp:docPr id="1784563720" name="Picture 178456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63720" name=""/>
                    <pic:cNvPicPr/>
                  </pic:nvPicPr>
                  <pic:blipFill>
                    <a:blip r:embed="rId40"/>
                    <a:stretch>
                      <a:fillRect/>
                    </a:stretch>
                  </pic:blipFill>
                  <pic:spPr>
                    <a:xfrm>
                      <a:off x="0" y="0"/>
                      <a:ext cx="5731510" cy="994410"/>
                    </a:xfrm>
                    <a:prstGeom prst="rect">
                      <a:avLst/>
                    </a:prstGeom>
                  </pic:spPr>
                </pic:pic>
              </a:graphicData>
            </a:graphic>
          </wp:inline>
        </w:drawing>
      </w:r>
    </w:p>
    <w:p w14:paraId="63436BF1" w14:textId="77777777" w:rsidR="00DD0FAA" w:rsidRDefault="00DD0FAA" w:rsidP="00DD0FAA">
      <w:pPr>
        <w:spacing w:line="257" w:lineRule="auto"/>
        <w:rPr>
          <w:rFonts w:ascii="Calibri" w:eastAsia="Calibri" w:hAnsi="Calibri" w:cs="Calibri"/>
          <w:b/>
          <w:bCs/>
          <w:color w:val="000000" w:themeColor="text1"/>
          <w:sz w:val="32"/>
          <w:szCs w:val="32"/>
        </w:rPr>
      </w:pPr>
    </w:p>
    <w:p w14:paraId="2C90FB08" w14:textId="77777777" w:rsidR="00DD0FAA" w:rsidRDefault="00DD0FAA" w:rsidP="00DD0FAA">
      <w:pPr>
        <w:spacing w:line="257" w:lineRule="auto"/>
        <w:rPr>
          <w:rFonts w:ascii="Calibri" w:eastAsia="Calibri" w:hAnsi="Calibri" w:cs="Calibri"/>
          <w:b/>
          <w:bCs/>
          <w:color w:val="000000" w:themeColor="text1"/>
          <w:sz w:val="32"/>
          <w:szCs w:val="32"/>
        </w:rPr>
      </w:pPr>
      <w:r w:rsidRPr="006745E8">
        <w:rPr>
          <w:rFonts w:ascii="Calibri" w:eastAsia="Calibri" w:hAnsi="Calibri" w:cs="Calibri"/>
          <w:b/>
          <w:bCs/>
          <w:noProof/>
          <w:color w:val="000000" w:themeColor="text1"/>
          <w:sz w:val="32"/>
          <w:szCs w:val="32"/>
        </w:rPr>
        <w:drawing>
          <wp:inline distT="0" distB="0" distL="0" distR="0" wp14:anchorId="29380935" wp14:editId="65C5FC3C">
            <wp:extent cx="1821338" cy="2667231"/>
            <wp:effectExtent l="0" t="0" r="7620" b="0"/>
            <wp:docPr id="1542256667" name="Picture 154225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56667" name=""/>
                    <pic:cNvPicPr/>
                  </pic:nvPicPr>
                  <pic:blipFill>
                    <a:blip r:embed="rId41"/>
                    <a:stretch>
                      <a:fillRect/>
                    </a:stretch>
                  </pic:blipFill>
                  <pic:spPr>
                    <a:xfrm>
                      <a:off x="0" y="0"/>
                      <a:ext cx="1821338" cy="2667231"/>
                    </a:xfrm>
                    <a:prstGeom prst="rect">
                      <a:avLst/>
                    </a:prstGeom>
                  </pic:spPr>
                </pic:pic>
              </a:graphicData>
            </a:graphic>
          </wp:inline>
        </w:drawing>
      </w:r>
    </w:p>
    <w:p w14:paraId="50FB2CC2" w14:textId="77777777" w:rsidR="00DD0FAA" w:rsidRDefault="00DD0FAA" w:rsidP="00DD0FAA">
      <w:pPr>
        <w:spacing w:line="257" w:lineRule="auto"/>
        <w:rPr>
          <w:rFonts w:ascii="Calibri" w:eastAsia="Calibri" w:hAnsi="Calibri" w:cs="Calibri"/>
          <w:b/>
          <w:bCs/>
          <w:color w:val="000000" w:themeColor="text1"/>
          <w:sz w:val="32"/>
          <w:szCs w:val="32"/>
        </w:rPr>
      </w:pPr>
      <w:r w:rsidRPr="006745E8">
        <w:rPr>
          <w:rFonts w:ascii="Calibri" w:eastAsia="Calibri" w:hAnsi="Calibri" w:cs="Calibri"/>
          <w:b/>
          <w:bCs/>
          <w:noProof/>
          <w:color w:val="000000" w:themeColor="text1"/>
          <w:sz w:val="32"/>
          <w:szCs w:val="32"/>
        </w:rPr>
        <w:drawing>
          <wp:inline distT="0" distB="0" distL="0" distR="0" wp14:anchorId="776A7CA9" wp14:editId="4B3D4AB1">
            <wp:extent cx="5731510" cy="1015365"/>
            <wp:effectExtent l="0" t="0" r="2540" b="0"/>
            <wp:docPr id="74830039" name="Picture 7483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0039" name=""/>
                    <pic:cNvPicPr/>
                  </pic:nvPicPr>
                  <pic:blipFill>
                    <a:blip r:embed="rId42"/>
                    <a:stretch>
                      <a:fillRect/>
                    </a:stretch>
                  </pic:blipFill>
                  <pic:spPr>
                    <a:xfrm>
                      <a:off x="0" y="0"/>
                      <a:ext cx="5731510" cy="1015365"/>
                    </a:xfrm>
                    <a:prstGeom prst="rect">
                      <a:avLst/>
                    </a:prstGeom>
                  </pic:spPr>
                </pic:pic>
              </a:graphicData>
            </a:graphic>
          </wp:inline>
        </w:drawing>
      </w:r>
    </w:p>
    <w:p w14:paraId="4EF0F9EC" w14:textId="77777777" w:rsidR="00DD0FAA" w:rsidRDefault="00DD0FAA" w:rsidP="00DD0FAA">
      <w:r w:rsidRPr="00586EA5">
        <w:rPr>
          <w:rFonts w:ascii="Calibri" w:eastAsia="Calibri" w:hAnsi="Calibri" w:cs="Calibri"/>
          <w:b/>
          <w:bCs/>
          <w:noProof/>
          <w:color w:val="000000" w:themeColor="text1"/>
          <w:sz w:val="32"/>
          <w:szCs w:val="32"/>
        </w:rPr>
        <w:lastRenderedPageBreak/>
        <w:drawing>
          <wp:inline distT="0" distB="0" distL="0" distR="0" wp14:anchorId="09674657" wp14:editId="5A022982">
            <wp:extent cx="5654530" cy="1783235"/>
            <wp:effectExtent l="0" t="0" r="3810" b="7620"/>
            <wp:docPr id="1252332868" name="Picture 125233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32868" name=""/>
                    <pic:cNvPicPr/>
                  </pic:nvPicPr>
                  <pic:blipFill>
                    <a:blip r:embed="rId43"/>
                    <a:stretch>
                      <a:fillRect/>
                    </a:stretch>
                  </pic:blipFill>
                  <pic:spPr>
                    <a:xfrm>
                      <a:off x="0" y="0"/>
                      <a:ext cx="5654530" cy="1783235"/>
                    </a:xfrm>
                    <a:prstGeom prst="rect">
                      <a:avLst/>
                    </a:prstGeom>
                  </pic:spPr>
                </pic:pic>
              </a:graphicData>
            </a:graphic>
          </wp:inline>
        </w:drawing>
      </w:r>
    </w:p>
    <w:p w14:paraId="0DB0BEB6" w14:textId="77777777" w:rsidR="00DD0FAA" w:rsidRDefault="00DD0FAA" w:rsidP="00DD0FAA">
      <w:pPr>
        <w:spacing w:line="257" w:lineRule="auto"/>
        <w:rPr>
          <w:rFonts w:ascii="Calibri" w:eastAsia="Calibri" w:hAnsi="Calibri" w:cs="Calibri"/>
          <w:b/>
          <w:bCs/>
          <w:color w:val="000000" w:themeColor="text1"/>
          <w:sz w:val="32"/>
          <w:szCs w:val="32"/>
        </w:rPr>
      </w:pPr>
      <w:r w:rsidRPr="00354DB1">
        <w:rPr>
          <w:rFonts w:ascii="Calibri" w:eastAsia="Calibri" w:hAnsi="Calibri" w:cs="Calibri"/>
          <w:b/>
          <w:bCs/>
          <w:noProof/>
          <w:color w:val="000000" w:themeColor="text1"/>
          <w:sz w:val="32"/>
          <w:szCs w:val="32"/>
        </w:rPr>
        <w:drawing>
          <wp:inline distT="0" distB="0" distL="0" distR="0" wp14:anchorId="1FFF3905" wp14:editId="1D3B31A9">
            <wp:extent cx="1630821" cy="2895851"/>
            <wp:effectExtent l="0" t="0" r="7620" b="0"/>
            <wp:docPr id="24874781" name="Picture 2487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4781" name=""/>
                    <pic:cNvPicPr/>
                  </pic:nvPicPr>
                  <pic:blipFill>
                    <a:blip r:embed="rId44"/>
                    <a:stretch>
                      <a:fillRect/>
                    </a:stretch>
                  </pic:blipFill>
                  <pic:spPr>
                    <a:xfrm>
                      <a:off x="0" y="0"/>
                      <a:ext cx="1630821" cy="2895851"/>
                    </a:xfrm>
                    <a:prstGeom prst="rect">
                      <a:avLst/>
                    </a:prstGeom>
                  </pic:spPr>
                </pic:pic>
              </a:graphicData>
            </a:graphic>
          </wp:inline>
        </w:drawing>
      </w:r>
    </w:p>
    <w:p w14:paraId="5090F5C7" w14:textId="77777777" w:rsidR="00DD0FAA" w:rsidRDefault="00DD0FAA" w:rsidP="00DD0FAA">
      <w:pPr>
        <w:spacing w:line="257" w:lineRule="auto"/>
        <w:rPr>
          <w:rFonts w:ascii="Calibri" w:eastAsia="Calibri" w:hAnsi="Calibri" w:cs="Calibri"/>
          <w:b/>
          <w:bCs/>
          <w:color w:val="000000" w:themeColor="text1"/>
          <w:sz w:val="32"/>
          <w:szCs w:val="32"/>
        </w:rPr>
      </w:pPr>
      <w:r w:rsidRPr="00354DB1">
        <w:rPr>
          <w:rFonts w:ascii="Calibri" w:eastAsia="Calibri" w:hAnsi="Calibri" w:cs="Calibri"/>
          <w:b/>
          <w:bCs/>
          <w:noProof/>
          <w:color w:val="000000" w:themeColor="text1"/>
          <w:sz w:val="32"/>
          <w:szCs w:val="32"/>
        </w:rPr>
        <w:drawing>
          <wp:inline distT="0" distB="0" distL="0" distR="0" wp14:anchorId="02ECE6C2" wp14:editId="555D4318">
            <wp:extent cx="3985605" cy="1600339"/>
            <wp:effectExtent l="0" t="0" r="0" b="0"/>
            <wp:docPr id="1576772144" name="Picture 157677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2144" name=""/>
                    <pic:cNvPicPr/>
                  </pic:nvPicPr>
                  <pic:blipFill>
                    <a:blip r:embed="rId45"/>
                    <a:stretch>
                      <a:fillRect/>
                    </a:stretch>
                  </pic:blipFill>
                  <pic:spPr>
                    <a:xfrm>
                      <a:off x="0" y="0"/>
                      <a:ext cx="3985605" cy="1600339"/>
                    </a:xfrm>
                    <a:prstGeom prst="rect">
                      <a:avLst/>
                    </a:prstGeom>
                  </pic:spPr>
                </pic:pic>
              </a:graphicData>
            </a:graphic>
          </wp:inline>
        </w:drawing>
      </w:r>
    </w:p>
    <w:p w14:paraId="2CF2385B" w14:textId="173A2267" w:rsidR="00245BD1" w:rsidRDefault="00245BD1" w:rsidP="4F936DC5">
      <w:pPr>
        <w:spacing w:line="257" w:lineRule="auto"/>
      </w:pPr>
      <w:r w:rsidRPr="4F936DC5">
        <w:rPr>
          <w:rFonts w:ascii="Calibri" w:eastAsia="Calibri" w:hAnsi="Calibri" w:cs="Calibri"/>
          <w:b/>
          <w:sz w:val="32"/>
          <w:szCs w:val="32"/>
        </w:rPr>
        <w:t>&lt;&lt;Place outputs of execution&gt;&gt;</w:t>
      </w:r>
    </w:p>
    <w:p w14:paraId="580517A1" w14:textId="7380F52C" w:rsidR="004A37F4" w:rsidRDefault="4F936DC5" w:rsidP="4F936DC5">
      <w:pPr>
        <w:spacing w:line="257" w:lineRule="auto"/>
        <w:rPr>
          <w:rFonts w:ascii="Calibri" w:eastAsia="Calibri" w:hAnsi="Calibri" w:cs="Calibri"/>
          <w:b/>
          <w:bCs/>
          <w:sz w:val="32"/>
          <w:szCs w:val="32"/>
        </w:rPr>
      </w:pPr>
      <w:r w:rsidRPr="4F936DC5">
        <w:rPr>
          <w:rFonts w:ascii="Calibri" w:eastAsia="Calibri" w:hAnsi="Calibri" w:cs="Calibri"/>
          <w:b/>
          <w:bCs/>
          <w:sz w:val="32"/>
          <w:szCs w:val="32"/>
        </w:rPr>
        <w:t>3.Section-3(Join)</w:t>
      </w:r>
    </w:p>
    <w:p w14:paraId="45792BFB" w14:textId="31315675" w:rsidR="00245BD1" w:rsidRDefault="00245BD1" w:rsidP="4F936DC5">
      <w:pPr>
        <w:spacing w:line="257" w:lineRule="auto"/>
      </w:pPr>
      <w:r w:rsidRPr="4F936DC5">
        <w:rPr>
          <w:rFonts w:ascii="Calibri" w:eastAsia="Calibri" w:hAnsi="Calibri" w:cs="Calibri"/>
          <w:b/>
          <w:sz w:val="32"/>
          <w:szCs w:val="32"/>
        </w:rPr>
        <w:t>-- Sql query file name</w:t>
      </w:r>
      <w:r w:rsidRPr="4F936DC5">
        <w:rPr>
          <w:rFonts w:ascii="Calibri" w:eastAsia="Calibri" w:hAnsi="Calibri" w:cs="Calibri"/>
          <w:b/>
          <w:sz w:val="32"/>
          <w:szCs w:val="32"/>
          <w:highlight w:val="yellow"/>
        </w:rPr>
        <w:t>&lt;&lt;</w:t>
      </w:r>
      <w:hyperlink r:id="rId46" w:history="1">
        <w:r w:rsidR="00AE45B0" w:rsidRPr="00AE45B0">
          <w:rPr>
            <w:rStyle w:val="Hyperlink"/>
            <w:rFonts w:ascii="Calibri" w:eastAsia="Calibri" w:hAnsi="Calibri" w:cs="Calibri"/>
            <w:b/>
            <w:sz w:val="32"/>
            <w:szCs w:val="32"/>
            <w:highlight w:val="yellow"/>
          </w:rPr>
          <w:t>joins.sql</w:t>
        </w:r>
      </w:hyperlink>
      <w:r w:rsidR="00F81748" w:rsidRPr="4F936DC5">
        <w:rPr>
          <w:rFonts w:ascii="Calibri" w:eastAsia="Calibri" w:hAnsi="Calibri" w:cs="Calibri"/>
          <w:b/>
          <w:sz w:val="32"/>
          <w:szCs w:val="32"/>
          <w:highlight w:val="yellow"/>
        </w:rPr>
        <w:t xml:space="preserve"> </w:t>
      </w:r>
      <w:r w:rsidRPr="4F936DC5">
        <w:rPr>
          <w:rFonts w:ascii="Calibri" w:eastAsia="Calibri" w:hAnsi="Calibri" w:cs="Calibri"/>
          <w:b/>
          <w:sz w:val="32"/>
          <w:szCs w:val="32"/>
          <w:highlight w:val="yellow"/>
        </w:rPr>
        <w:t>&gt;&gt;</w:t>
      </w:r>
    </w:p>
    <w:p w14:paraId="7DC9976B" w14:textId="49235DB5" w:rsidR="00245BD1" w:rsidRDefault="00245BD1" w:rsidP="4F936DC5">
      <w:pPr>
        <w:spacing w:line="257" w:lineRule="auto"/>
      </w:pPr>
      <w:r w:rsidRPr="4F936DC5">
        <w:rPr>
          <w:rFonts w:ascii="Calibri" w:eastAsia="Calibri" w:hAnsi="Calibri" w:cs="Calibri"/>
          <w:b/>
          <w:sz w:val="32"/>
          <w:szCs w:val="32"/>
        </w:rPr>
        <w:t>Screenshot:</w:t>
      </w:r>
    </w:p>
    <w:p w14:paraId="0BE28B77" w14:textId="1CD304EB" w:rsidR="009843C7" w:rsidRDefault="00245BD1" w:rsidP="009843C7">
      <w:pPr>
        <w:spacing w:line="257" w:lineRule="auto"/>
        <w:rPr>
          <w:rFonts w:ascii="Calibri" w:eastAsia="Calibri" w:hAnsi="Calibri" w:cs="Calibri"/>
          <w:color w:val="000000" w:themeColor="text1"/>
          <w:sz w:val="32"/>
          <w:szCs w:val="32"/>
        </w:rPr>
      </w:pPr>
      <w:r w:rsidRPr="4F936DC5">
        <w:rPr>
          <w:rFonts w:ascii="Calibri" w:eastAsia="Calibri" w:hAnsi="Calibri" w:cs="Calibri"/>
          <w:b/>
          <w:sz w:val="32"/>
          <w:szCs w:val="32"/>
        </w:rPr>
        <w:t>&lt;&lt;Place outputs of execution&gt;&gt;</w:t>
      </w:r>
      <w:r w:rsidR="009843C7" w:rsidRPr="009843C7">
        <w:rPr>
          <w:rFonts w:ascii="Calibri" w:eastAsia="Calibri" w:hAnsi="Calibri" w:cs="Calibri"/>
          <w:b/>
          <w:bCs/>
          <w:color w:val="000000" w:themeColor="text1"/>
          <w:sz w:val="32"/>
          <w:szCs w:val="32"/>
        </w:rPr>
        <w:t xml:space="preserve"> </w:t>
      </w:r>
      <w:r w:rsidR="009843C7" w:rsidRPr="33F3B602">
        <w:rPr>
          <w:rFonts w:ascii="Calibri" w:eastAsia="Calibri" w:hAnsi="Calibri" w:cs="Calibri"/>
          <w:b/>
          <w:bCs/>
          <w:color w:val="000000" w:themeColor="text1"/>
          <w:sz w:val="32"/>
          <w:szCs w:val="32"/>
        </w:rPr>
        <w:t>Left join</w:t>
      </w:r>
    </w:p>
    <w:p w14:paraId="0D0D0FE0" w14:textId="77777777" w:rsidR="009843C7" w:rsidRDefault="009843C7" w:rsidP="009843C7">
      <w:pPr>
        <w:spacing w:line="257" w:lineRule="auto"/>
        <w:rPr>
          <w:rFonts w:ascii="Calibri" w:eastAsia="Calibri" w:hAnsi="Calibri" w:cs="Calibri"/>
          <w:b/>
          <w:bCs/>
          <w:color w:val="000000" w:themeColor="text1"/>
          <w:sz w:val="32"/>
          <w:szCs w:val="32"/>
        </w:rPr>
      </w:pPr>
      <w:r w:rsidRPr="33F3B602">
        <w:rPr>
          <w:rFonts w:ascii="Calibri" w:eastAsia="Calibri" w:hAnsi="Calibri" w:cs="Calibri"/>
          <w:b/>
          <w:bCs/>
          <w:color w:val="000000" w:themeColor="text1"/>
          <w:sz w:val="32"/>
          <w:szCs w:val="32"/>
        </w:rPr>
        <w:t>SELECT *</w:t>
      </w:r>
    </w:p>
    <w:p w14:paraId="4926CE54" w14:textId="77777777" w:rsidR="009843C7" w:rsidRDefault="009843C7" w:rsidP="009843C7">
      <w:pPr>
        <w:spacing w:line="257" w:lineRule="auto"/>
      </w:pPr>
      <w:r w:rsidRPr="33F3B602">
        <w:rPr>
          <w:rFonts w:ascii="Calibri" w:eastAsia="Calibri" w:hAnsi="Calibri" w:cs="Calibri"/>
          <w:b/>
          <w:bCs/>
          <w:color w:val="000000" w:themeColor="text1"/>
          <w:sz w:val="32"/>
          <w:szCs w:val="32"/>
        </w:rPr>
        <w:t>FROM Brands</w:t>
      </w:r>
    </w:p>
    <w:p w14:paraId="70C65111" w14:textId="77777777" w:rsidR="009843C7" w:rsidRDefault="009843C7" w:rsidP="009843C7">
      <w:pPr>
        <w:spacing w:line="257" w:lineRule="auto"/>
      </w:pPr>
      <w:r w:rsidRPr="33F3B602">
        <w:rPr>
          <w:rFonts w:ascii="Calibri" w:eastAsia="Calibri" w:hAnsi="Calibri" w:cs="Calibri"/>
          <w:b/>
          <w:bCs/>
          <w:color w:val="000000" w:themeColor="text1"/>
          <w:sz w:val="32"/>
          <w:szCs w:val="32"/>
        </w:rPr>
        <w:t>LEFT JOIN Promotions ON Brands.Brand-id = Promotions.Brand-id;</w:t>
      </w:r>
    </w:p>
    <w:p w14:paraId="0320F03E" w14:textId="77777777" w:rsidR="009843C7" w:rsidRDefault="009843C7" w:rsidP="009843C7">
      <w:pPr>
        <w:spacing w:line="257" w:lineRule="auto"/>
        <w:rPr>
          <w:rFonts w:ascii="Calibri" w:eastAsia="Calibri" w:hAnsi="Calibri" w:cs="Calibri"/>
          <w:b/>
          <w:bCs/>
          <w:color w:val="000000" w:themeColor="text1"/>
          <w:sz w:val="32"/>
          <w:szCs w:val="32"/>
        </w:rPr>
      </w:pPr>
      <w:r w:rsidRPr="00AB6234">
        <w:rPr>
          <w:rFonts w:ascii="Calibri" w:eastAsia="Calibri" w:hAnsi="Calibri" w:cs="Calibri"/>
          <w:b/>
          <w:bCs/>
          <w:noProof/>
          <w:color w:val="000000" w:themeColor="text1"/>
          <w:sz w:val="32"/>
          <w:szCs w:val="32"/>
        </w:rPr>
        <w:lastRenderedPageBreak/>
        <w:drawing>
          <wp:inline distT="0" distB="0" distL="0" distR="0" wp14:anchorId="6D690631" wp14:editId="711F7CDC">
            <wp:extent cx="5731510" cy="966470"/>
            <wp:effectExtent l="0" t="0" r="2540" b="5080"/>
            <wp:docPr id="2075646418" name="Picture 207564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46418" name=""/>
                    <pic:cNvPicPr/>
                  </pic:nvPicPr>
                  <pic:blipFill>
                    <a:blip r:embed="rId47"/>
                    <a:stretch>
                      <a:fillRect/>
                    </a:stretch>
                  </pic:blipFill>
                  <pic:spPr>
                    <a:xfrm>
                      <a:off x="0" y="0"/>
                      <a:ext cx="5731510" cy="966470"/>
                    </a:xfrm>
                    <a:prstGeom prst="rect">
                      <a:avLst/>
                    </a:prstGeom>
                  </pic:spPr>
                </pic:pic>
              </a:graphicData>
            </a:graphic>
          </wp:inline>
        </w:drawing>
      </w:r>
    </w:p>
    <w:p w14:paraId="21AD1FC4" w14:textId="77777777" w:rsidR="009843C7" w:rsidRDefault="009843C7" w:rsidP="009843C7">
      <w:pPr>
        <w:spacing w:line="257" w:lineRule="auto"/>
        <w:rPr>
          <w:rFonts w:ascii="Calibri" w:eastAsia="Calibri" w:hAnsi="Calibri" w:cs="Calibri"/>
          <w:color w:val="000000" w:themeColor="text1"/>
          <w:sz w:val="32"/>
          <w:szCs w:val="32"/>
        </w:rPr>
      </w:pPr>
      <w:r w:rsidRPr="33F3B602">
        <w:rPr>
          <w:rFonts w:ascii="Calibri" w:eastAsia="Calibri" w:hAnsi="Calibri" w:cs="Calibri"/>
          <w:b/>
          <w:bCs/>
          <w:color w:val="000000" w:themeColor="text1"/>
          <w:sz w:val="32"/>
          <w:szCs w:val="32"/>
        </w:rPr>
        <w:t xml:space="preserve">Right join </w:t>
      </w:r>
    </w:p>
    <w:p w14:paraId="09A86040" w14:textId="77777777" w:rsidR="009843C7" w:rsidRDefault="009843C7" w:rsidP="009843C7">
      <w:pPr>
        <w:spacing w:line="257" w:lineRule="auto"/>
        <w:rPr>
          <w:rFonts w:ascii="Calibri" w:eastAsia="Calibri" w:hAnsi="Calibri" w:cs="Calibri"/>
          <w:b/>
          <w:bCs/>
          <w:color w:val="000000" w:themeColor="text1"/>
          <w:sz w:val="32"/>
          <w:szCs w:val="32"/>
        </w:rPr>
      </w:pPr>
      <w:r w:rsidRPr="33F3B602">
        <w:rPr>
          <w:rFonts w:ascii="Calibri" w:eastAsia="Calibri" w:hAnsi="Calibri" w:cs="Calibri"/>
          <w:b/>
          <w:bCs/>
          <w:color w:val="000000" w:themeColor="text1"/>
          <w:sz w:val="32"/>
          <w:szCs w:val="32"/>
        </w:rPr>
        <w:t>SELECT *</w:t>
      </w:r>
    </w:p>
    <w:p w14:paraId="1B812AA7" w14:textId="77777777" w:rsidR="009843C7" w:rsidRDefault="009843C7" w:rsidP="009843C7">
      <w:pPr>
        <w:spacing w:line="257" w:lineRule="auto"/>
      </w:pPr>
      <w:r w:rsidRPr="33F3B602">
        <w:rPr>
          <w:rFonts w:ascii="Calibri" w:eastAsia="Calibri" w:hAnsi="Calibri" w:cs="Calibri"/>
          <w:b/>
          <w:bCs/>
          <w:color w:val="000000" w:themeColor="text1"/>
          <w:sz w:val="32"/>
          <w:szCs w:val="32"/>
        </w:rPr>
        <w:t>FROM Promotions</w:t>
      </w:r>
    </w:p>
    <w:p w14:paraId="454E135F" w14:textId="77777777" w:rsidR="009843C7" w:rsidRDefault="009843C7" w:rsidP="009843C7">
      <w:pPr>
        <w:spacing w:line="257" w:lineRule="auto"/>
      </w:pPr>
      <w:r w:rsidRPr="33F3B602">
        <w:rPr>
          <w:rFonts w:ascii="Calibri" w:eastAsia="Calibri" w:hAnsi="Calibri" w:cs="Calibri"/>
          <w:b/>
          <w:bCs/>
          <w:color w:val="000000" w:themeColor="text1"/>
          <w:sz w:val="32"/>
          <w:szCs w:val="32"/>
        </w:rPr>
        <w:t>RIGHT JOIN Brands ON Promotions.Brand-id = Brands.Brand-id;</w:t>
      </w:r>
    </w:p>
    <w:p w14:paraId="5F4A0105" w14:textId="77777777" w:rsidR="009843C7" w:rsidRDefault="009843C7" w:rsidP="009843C7">
      <w:pPr>
        <w:spacing w:line="257" w:lineRule="auto"/>
        <w:rPr>
          <w:rFonts w:ascii="Calibri" w:eastAsia="Calibri" w:hAnsi="Calibri" w:cs="Calibri"/>
          <w:b/>
          <w:bCs/>
          <w:color w:val="000000" w:themeColor="text1"/>
          <w:sz w:val="32"/>
          <w:szCs w:val="32"/>
        </w:rPr>
      </w:pPr>
      <w:r w:rsidRPr="00AB6234">
        <w:rPr>
          <w:rFonts w:ascii="Calibri" w:eastAsia="Calibri" w:hAnsi="Calibri" w:cs="Calibri"/>
          <w:b/>
          <w:bCs/>
          <w:noProof/>
          <w:color w:val="000000" w:themeColor="text1"/>
          <w:sz w:val="32"/>
          <w:szCs w:val="32"/>
        </w:rPr>
        <w:drawing>
          <wp:inline distT="0" distB="0" distL="0" distR="0" wp14:anchorId="6005F5E3" wp14:editId="5FB6E9F1">
            <wp:extent cx="5731510" cy="972185"/>
            <wp:effectExtent l="0" t="0" r="2540" b="0"/>
            <wp:docPr id="1863706230" name="Picture 186370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06230" name=""/>
                    <pic:cNvPicPr/>
                  </pic:nvPicPr>
                  <pic:blipFill>
                    <a:blip r:embed="rId48"/>
                    <a:stretch>
                      <a:fillRect/>
                    </a:stretch>
                  </pic:blipFill>
                  <pic:spPr>
                    <a:xfrm>
                      <a:off x="0" y="0"/>
                      <a:ext cx="5731510" cy="972185"/>
                    </a:xfrm>
                    <a:prstGeom prst="rect">
                      <a:avLst/>
                    </a:prstGeom>
                  </pic:spPr>
                </pic:pic>
              </a:graphicData>
            </a:graphic>
          </wp:inline>
        </w:drawing>
      </w:r>
    </w:p>
    <w:p w14:paraId="35161108" w14:textId="77777777" w:rsidR="009843C7" w:rsidRDefault="009843C7" w:rsidP="009843C7">
      <w:pPr>
        <w:spacing w:line="257" w:lineRule="auto"/>
        <w:rPr>
          <w:rFonts w:ascii="Calibri" w:eastAsia="Calibri" w:hAnsi="Calibri" w:cs="Calibri"/>
          <w:color w:val="000000" w:themeColor="text1"/>
          <w:sz w:val="32"/>
          <w:szCs w:val="32"/>
        </w:rPr>
      </w:pPr>
      <w:r w:rsidRPr="33F3B602">
        <w:rPr>
          <w:rFonts w:ascii="Calibri" w:eastAsia="Calibri" w:hAnsi="Calibri" w:cs="Calibri"/>
          <w:b/>
          <w:bCs/>
          <w:color w:val="000000" w:themeColor="text1"/>
          <w:sz w:val="32"/>
          <w:szCs w:val="32"/>
        </w:rPr>
        <w:t>Full outer join</w:t>
      </w:r>
    </w:p>
    <w:p w14:paraId="2A982F2F" w14:textId="77777777" w:rsidR="009843C7" w:rsidRDefault="009843C7" w:rsidP="009843C7">
      <w:pPr>
        <w:spacing w:line="257" w:lineRule="auto"/>
        <w:rPr>
          <w:rFonts w:ascii="Calibri" w:eastAsia="Calibri" w:hAnsi="Calibri" w:cs="Calibri"/>
          <w:b/>
          <w:bCs/>
          <w:color w:val="000000" w:themeColor="text1"/>
          <w:sz w:val="32"/>
          <w:szCs w:val="32"/>
        </w:rPr>
      </w:pPr>
      <w:r w:rsidRPr="33F3B602">
        <w:rPr>
          <w:rFonts w:ascii="Calibri" w:eastAsia="Calibri" w:hAnsi="Calibri" w:cs="Calibri"/>
          <w:b/>
          <w:bCs/>
          <w:color w:val="000000" w:themeColor="text1"/>
          <w:sz w:val="32"/>
          <w:szCs w:val="32"/>
        </w:rPr>
        <w:t>SELECT *</w:t>
      </w:r>
    </w:p>
    <w:p w14:paraId="2B56D84C" w14:textId="77777777" w:rsidR="009843C7" w:rsidRDefault="009843C7" w:rsidP="009843C7">
      <w:pPr>
        <w:spacing w:line="257" w:lineRule="auto"/>
      </w:pPr>
      <w:r w:rsidRPr="33F3B602">
        <w:rPr>
          <w:rFonts w:ascii="Calibri" w:eastAsia="Calibri" w:hAnsi="Calibri" w:cs="Calibri"/>
          <w:b/>
          <w:bCs/>
          <w:color w:val="000000" w:themeColor="text1"/>
          <w:sz w:val="32"/>
          <w:szCs w:val="32"/>
        </w:rPr>
        <w:t>FROM Brands</w:t>
      </w:r>
    </w:p>
    <w:p w14:paraId="3DB49441" w14:textId="77777777" w:rsidR="009843C7" w:rsidRDefault="009843C7" w:rsidP="009843C7">
      <w:pPr>
        <w:spacing w:line="257" w:lineRule="auto"/>
      </w:pPr>
      <w:r w:rsidRPr="33F3B602">
        <w:rPr>
          <w:rFonts w:ascii="Calibri" w:eastAsia="Calibri" w:hAnsi="Calibri" w:cs="Calibri"/>
          <w:b/>
          <w:bCs/>
          <w:color w:val="000000" w:themeColor="text1"/>
          <w:sz w:val="32"/>
          <w:szCs w:val="32"/>
        </w:rPr>
        <w:t>FULL OUTER JOIN Promotions ON Brands.Brand-id = Promotions.Brand-id;</w:t>
      </w:r>
    </w:p>
    <w:p w14:paraId="53A867BD" w14:textId="77777777" w:rsidR="009843C7" w:rsidRDefault="009843C7" w:rsidP="009843C7">
      <w:pPr>
        <w:spacing w:line="257" w:lineRule="auto"/>
        <w:rPr>
          <w:rFonts w:ascii="Calibri" w:eastAsia="Calibri" w:hAnsi="Calibri" w:cs="Calibri"/>
          <w:b/>
          <w:bCs/>
          <w:color w:val="000000" w:themeColor="text1"/>
          <w:sz w:val="32"/>
          <w:szCs w:val="32"/>
        </w:rPr>
      </w:pPr>
      <w:r w:rsidRPr="00AB6234">
        <w:rPr>
          <w:rFonts w:ascii="Calibri" w:eastAsia="Calibri" w:hAnsi="Calibri" w:cs="Calibri"/>
          <w:b/>
          <w:bCs/>
          <w:noProof/>
          <w:color w:val="000000" w:themeColor="text1"/>
          <w:sz w:val="32"/>
          <w:szCs w:val="32"/>
        </w:rPr>
        <w:drawing>
          <wp:inline distT="0" distB="0" distL="0" distR="0" wp14:anchorId="0739B2A6" wp14:editId="4B873397">
            <wp:extent cx="5731510" cy="991235"/>
            <wp:effectExtent l="0" t="0" r="2540" b="0"/>
            <wp:docPr id="811136259" name="Picture 81113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36259" name=""/>
                    <pic:cNvPicPr/>
                  </pic:nvPicPr>
                  <pic:blipFill>
                    <a:blip r:embed="rId49"/>
                    <a:stretch>
                      <a:fillRect/>
                    </a:stretch>
                  </pic:blipFill>
                  <pic:spPr>
                    <a:xfrm>
                      <a:off x="0" y="0"/>
                      <a:ext cx="5731510" cy="991235"/>
                    </a:xfrm>
                    <a:prstGeom prst="rect">
                      <a:avLst/>
                    </a:prstGeom>
                  </pic:spPr>
                </pic:pic>
              </a:graphicData>
            </a:graphic>
          </wp:inline>
        </w:drawing>
      </w:r>
    </w:p>
    <w:p w14:paraId="7EA0AD99" w14:textId="77777777" w:rsidR="009843C7" w:rsidRDefault="009843C7" w:rsidP="009843C7">
      <w:pPr>
        <w:spacing w:line="257" w:lineRule="auto"/>
        <w:rPr>
          <w:rFonts w:ascii="Calibri" w:eastAsia="Calibri" w:hAnsi="Calibri" w:cs="Calibri"/>
          <w:b/>
          <w:bCs/>
          <w:color w:val="000000" w:themeColor="text1"/>
          <w:sz w:val="32"/>
          <w:szCs w:val="32"/>
        </w:rPr>
      </w:pPr>
    </w:p>
    <w:p w14:paraId="19E2F9FC" w14:textId="7530D505" w:rsidR="00245BD1" w:rsidRDefault="00245BD1" w:rsidP="009843C7">
      <w:pPr>
        <w:spacing w:line="257" w:lineRule="auto"/>
      </w:pPr>
      <w:r w:rsidRPr="4F936DC5">
        <w:rPr>
          <w:rFonts w:ascii="Calibri" w:eastAsia="Calibri" w:hAnsi="Calibri" w:cs="Calibri"/>
          <w:b/>
          <w:sz w:val="32"/>
          <w:szCs w:val="32"/>
        </w:rPr>
        <w:t>Inference:</w:t>
      </w:r>
    </w:p>
    <w:p w14:paraId="1B5D12B4" w14:textId="7E622372" w:rsidR="00245BD1" w:rsidRDefault="00245BD1" w:rsidP="4F936DC5">
      <w:pPr>
        <w:spacing w:line="257" w:lineRule="auto"/>
        <w:rPr>
          <w:rFonts w:ascii="Calibri" w:eastAsia="Calibri" w:hAnsi="Calibri" w:cs="Calibri"/>
          <w:b/>
          <w:sz w:val="32"/>
          <w:szCs w:val="32"/>
        </w:rPr>
      </w:pPr>
      <w:r w:rsidRPr="4F936DC5">
        <w:rPr>
          <w:rFonts w:ascii="Calibri" w:eastAsia="Calibri" w:hAnsi="Calibri" w:cs="Calibri"/>
          <w:b/>
          <w:sz w:val="32"/>
          <w:szCs w:val="32"/>
        </w:rPr>
        <w:t>&lt;&lt;Explain what you would like to explain about the output&gt;&gt;</w:t>
      </w:r>
    </w:p>
    <w:p w14:paraId="258E7A0E" w14:textId="6DDC32E4" w:rsidR="009843C7" w:rsidRDefault="00CB78A7" w:rsidP="4F936DC5">
      <w:pPr>
        <w:spacing w:line="257" w:lineRule="auto"/>
      </w:pPr>
      <w:r w:rsidRPr="00CB78A7">
        <w:t>LEFT JOIN, indicating that all records from the Refunds table will be included in the result set.</w:t>
      </w:r>
      <w:r w:rsidR="00EA602E" w:rsidRPr="00EA602E">
        <w:t xml:space="preserve"> The join is based on the order_id column, linking records between the two tables where the order_id values match.</w:t>
      </w:r>
    </w:p>
    <w:p w14:paraId="15E7E39A" w14:textId="77777777" w:rsidR="00492428" w:rsidRDefault="00492428" w:rsidP="00492428">
      <w:pPr>
        <w:spacing w:line="257" w:lineRule="auto"/>
      </w:pPr>
      <w:r>
        <w:t>Includes all Refunds records.</w:t>
      </w:r>
    </w:p>
    <w:p w14:paraId="7C13495B" w14:textId="77777777" w:rsidR="00492428" w:rsidRDefault="00492428" w:rsidP="00492428">
      <w:pPr>
        <w:spacing w:line="257" w:lineRule="auto"/>
      </w:pPr>
      <w:r>
        <w:t>Shows related Transactions details where order_id matches.</w:t>
      </w:r>
    </w:p>
    <w:p w14:paraId="0ECEC1BE" w14:textId="0AF23407" w:rsidR="00492428" w:rsidRDefault="00492428" w:rsidP="00492428">
      <w:pPr>
        <w:spacing w:line="257" w:lineRule="auto"/>
      </w:pPr>
      <w:r>
        <w:t>Displays NULL values for Transactions columns where no match is found</w:t>
      </w:r>
    </w:p>
    <w:p w14:paraId="35E53755" w14:textId="233FCA02" w:rsidR="00A355F4" w:rsidRDefault="00A355F4" w:rsidP="00A355F4">
      <w:pPr>
        <w:spacing w:line="257" w:lineRule="auto"/>
      </w:pPr>
      <w:r>
        <w:t>RIGHT JOIN, indicating that all records from the Brands table will be included in the result set.The join is based on the Brand-id column, linking records between the two tables where the Brand-id values match.</w:t>
      </w:r>
    </w:p>
    <w:p w14:paraId="428AA45C" w14:textId="77777777" w:rsidR="00345CCA" w:rsidRDefault="00345CCA" w:rsidP="00345CCA">
      <w:pPr>
        <w:spacing w:line="257" w:lineRule="auto"/>
      </w:pPr>
      <w:r>
        <w:t>The output will contain all records from the Brands table.</w:t>
      </w:r>
    </w:p>
    <w:p w14:paraId="4730E82E" w14:textId="5BD03ADB" w:rsidR="00345CCA" w:rsidRDefault="00345CCA" w:rsidP="00345CCA">
      <w:pPr>
        <w:spacing w:line="257" w:lineRule="auto"/>
      </w:pPr>
      <w:r>
        <w:t>For each record in the Brands table, it will display matching records from the Promotions table based on the Brand-id. If there's no matching Brand-id in the Promotions table for a record in Brands, columns from the Promotions table will have NULL values in the output.</w:t>
      </w:r>
    </w:p>
    <w:p w14:paraId="5FCC0DF8" w14:textId="76AAA0BA" w:rsidR="005050CE" w:rsidRDefault="005050CE" w:rsidP="005050CE">
      <w:pPr>
        <w:spacing w:line="257" w:lineRule="auto"/>
      </w:pPr>
      <w:r>
        <w:lastRenderedPageBreak/>
        <w:t>FULL OUTER JOIN, which includes all records from both the Brands and Promotions tables, joining them based on the Brand-id column.The join condition is the equality between the Brand-id column in both tables.</w:t>
      </w:r>
    </w:p>
    <w:p w14:paraId="3240D25D" w14:textId="77777777" w:rsidR="005050CE" w:rsidRDefault="005050CE" w:rsidP="005050CE">
      <w:pPr>
        <w:spacing w:line="257" w:lineRule="auto"/>
      </w:pPr>
      <w:r>
        <w:t>The result will contain all records from both the Brands and Promotions tables.</w:t>
      </w:r>
    </w:p>
    <w:p w14:paraId="7BD30981" w14:textId="77777777" w:rsidR="005050CE" w:rsidRDefault="005050CE" w:rsidP="005050CE">
      <w:pPr>
        <w:spacing w:line="257" w:lineRule="auto"/>
      </w:pPr>
      <w:r>
        <w:t>If a Brand-id exists in both tables, the output will display combined data from both tables for that Brand-id.</w:t>
      </w:r>
    </w:p>
    <w:p w14:paraId="6A20A441" w14:textId="77777777" w:rsidR="005050CE" w:rsidRDefault="005050CE" w:rsidP="005050CE">
      <w:pPr>
        <w:spacing w:line="257" w:lineRule="auto"/>
      </w:pPr>
      <w:r>
        <w:t>If a Brand-id exists in only one table, the output will display data from that table and NULL values for the columns from the other table.</w:t>
      </w:r>
    </w:p>
    <w:p w14:paraId="257AE9CE" w14:textId="014A3E57" w:rsidR="005050CE" w:rsidRDefault="005050CE" w:rsidP="005050CE">
      <w:pPr>
        <w:spacing w:line="257" w:lineRule="auto"/>
      </w:pPr>
      <w:r>
        <w:t>Rows where Brand-id matches will be merged, and rows where it doesn't match will still appear in the result with NULL values for non-matching columns from the opposite table.</w:t>
      </w:r>
    </w:p>
    <w:p w14:paraId="6CC40C10" w14:textId="77777777" w:rsidR="0066037C" w:rsidRDefault="0066037C" w:rsidP="00492428">
      <w:pPr>
        <w:spacing w:line="257" w:lineRule="auto"/>
      </w:pPr>
    </w:p>
    <w:p w14:paraId="094654EC" w14:textId="4F7ED5FF" w:rsidR="00245BD1" w:rsidRDefault="00245BD1" w:rsidP="4F936DC5">
      <w:pPr>
        <w:spacing w:line="257" w:lineRule="auto"/>
      </w:pPr>
      <w:r w:rsidRPr="4F936DC5">
        <w:rPr>
          <w:rFonts w:ascii="Calibri" w:eastAsia="Calibri" w:hAnsi="Calibri" w:cs="Calibri"/>
          <w:b/>
          <w:sz w:val="32"/>
          <w:szCs w:val="32"/>
        </w:rPr>
        <w:t>4.Section-4(</w:t>
      </w:r>
      <w:r w:rsidR="00CF10AE" w:rsidRPr="4F936DC5">
        <w:rPr>
          <w:rFonts w:ascii="Calibri" w:eastAsia="Calibri" w:hAnsi="Calibri" w:cs="Calibri"/>
          <w:b/>
          <w:sz w:val="32"/>
          <w:szCs w:val="32"/>
        </w:rPr>
        <w:t>Nested Queries)</w:t>
      </w:r>
    </w:p>
    <w:p w14:paraId="73044995" w14:textId="1906853B" w:rsidR="00CF10AE" w:rsidRDefault="00CF10AE" w:rsidP="4F936DC5">
      <w:pPr>
        <w:spacing w:line="257" w:lineRule="auto"/>
      </w:pPr>
      <w:r w:rsidRPr="4F936DC5">
        <w:rPr>
          <w:rFonts w:ascii="Calibri" w:eastAsia="Calibri" w:hAnsi="Calibri" w:cs="Calibri"/>
          <w:b/>
          <w:sz w:val="32"/>
          <w:szCs w:val="32"/>
        </w:rPr>
        <w:t>-- Sql query file name</w:t>
      </w:r>
      <w:r w:rsidRPr="4F936DC5">
        <w:rPr>
          <w:rFonts w:ascii="Calibri" w:eastAsia="Calibri" w:hAnsi="Calibri" w:cs="Calibri"/>
          <w:b/>
          <w:sz w:val="32"/>
          <w:szCs w:val="32"/>
          <w:highlight w:val="yellow"/>
        </w:rPr>
        <w:t>&lt;&lt;</w:t>
      </w:r>
      <w:hyperlink r:id="rId50" w:history="1">
        <w:r w:rsidR="009E04AA" w:rsidRPr="009E04AA">
          <w:rPr>
            <w:rStyle w:val="Hyperlink"/>
            <w:rFonts w:ascii="Calibri" w:eastAsia="Calibri" w:hAnsi="Calibri" w:cs="Calibri"/>
            <w:b/>
            <w:sz w:val="32"/>
            <w:szCs w:val="32"/>
            <w:highlight w:val="yellow"/>
          </w:rPr>
          <w:t>nested queries.sql</w:t>
        </w:r>
      </w:hyperlink>
      <w:r w:rsidR="009E04AA" w:rsidRPr="4F936DC5">
        <w:rPr>
          <w:rFonts w:ascii="Calibri" w:eastAsia="Calibri" w:hAnsi="Calibri" w:cs="Calibri"/>
          <w:b/>
          <w:sz w:val="32"/>
          <w:szCs w:val="32"/>
          <w:highlight w:val="yellow"/>
        </w:rPr>
        <w:t xml:space="preserve"> </w:t>
      </w:r>
      <w:r w:rsidRPr="4F936DC5">
        <w:rPr>
          <w:rFonts w:ascii="Calibri" w:eastAsia="Calibri" w:hAnsi="Calibri" w:cs="Calibri"/>
          <w:b/>
          <w:sz w:val="32"/>
          <w:szCs w:val="32"/>
          <w:highlight w:val="yellow"/>
        </w:rPr>
        <w:t>&gt;&gt;</w:t>
      </w:r>
    </w:p>
    <w:p w14:paraId="6D91BEEA" w14:textId="6AB8FDFC" w:rsidR="00CF10AE" w:rsidRDefault="00CF10AE" w:rsidP="4F936DC5">
      <w:pPr>
        <w:spacing w:line="257" w:lineRule="auto"/>
      </w:pPr>
      <w:r w:rsidRPr="4F936DC5">
        <w:rPr>
          <w:rFonts w:ascii="Calibri" w:eastAsia="Calibri" w:hAnsi="Calibri" w:cs="Calibri"/>
          <w:b/>
          <w:sz w:val="32"/>
          <w:szCs w:val="32"/>
        </w:rPr>
        <w:t>Screenshot:</w:t>
      </w:r>
    </w:p>
    <w:p w14:paraId="4498B111" w14:textId="4C572796" w:rsidR="00CF10AE" w:rsidRDefault="00CF10AE" w:rsidP="4F936DC5">
      <w:pPr>
        <w:spacing w:line="257" w:lineRule="auto"/>
        <w:rPr>
          <w:rFonts w:ascii="Calibri" w:eastAsia="Calibri" w:hAnsi="Calibri" w:cs="Calibri"/>
          <w:b/>
          <w:sz w:val="32"/>
          <w:szCs w:val="32"/>
        </w:rPr>
      </w:pPr>
      <w:r w:rsidRPr="4F936DC5">
        <w:rPr>
          <w:rFonts w:ascii="Calibri" w:eastAsia="Calibri" w:hAnsi="Calibri" w:cs="Calibri"/>
          <w:b/>
          <w:sz w:val="32"/>
          <w:szCs w:val="32"/>
        </w:rPr>
        <w:t>&lt;&lt;Place outputs of execution&gt;&gt;</w:t>
      </w:r>
    </w:p>
    <w:p w14:paraId="1E1757B3" w14:textId="77777777" w:rsidR="006F12B4" w:rsidRDefault="006F12B4" w:rsidP="4F936DC5">
      <w:pPr>
        <w:spacing w:line="257" w:lineRule="auto"/>
        <w:rPr>
          <w:rFonts w:ascii="Calibri" w:eastAsia="Calibri" w:hAnsi="Calibri" w:cs="Calibri"/>
          <w:b/>
          <w:sz w:val="32"/>
          <w:szCs w:val="32"/>
        </w:rPr>
      </w:pPr>
    </w:p>
    <w:p w14:paraId="2AD10923" w14:textId="57738F38" w:rsidR="00D1256B" w:rsidRDefault="009515E3" w:rsidP="4F936DC5">
      <w:pPr>
        <w:spacing w:line="257" w:lineRule="auto"/>
      </w:pPr>
      <w:r w:rsidRPr="009404ED">
        <w:rPr>
          <w:rFonts w:ascii="Segoe UI" w:eastAsia="Segoe UI" w:hAnsi="Segoe UI" w:cs="Segoe UI"/>
          <w:noProof/>
          <w:color w:val="D1D5DB"/>
          <w:sz w:val="24"/>
          <w:szCs w:val="24"/>
        </w:rPr>
        <w:drawing>
          <wp:inline distT="0" distB="0" distL="0" distR="0" wp14:anchorId="074A4BC9" wp14:editId="484A1BD6">
            <wp:extent cx="5731510" cy="372745"/>
            <wp:effectExtent l="0" t="0" r="2540" b="8255"/>
            <wp:docPr id="1216947726" name="Picture 121694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47726" name=""/>
                    <pic:cNvPicPr/>
                  </pic:nvPicPr>
                  <pic:blipFill>
                    <a:blip r:embed="rId51"/>
                    <a:stretch>
                      <a:fillRect/>
                    </a:stretch>
                  </pic:blipFill>
                  <pic:spPr>
                    <a:xfrm>
                      <a:off x="0" y="0"/>
                      <a:ext cx="5731510" cy="372745"/>
                    </a:xfrm>
                    <a:prstGeom prst="rect">
                      <a:avLst/>
                    </a:prstGeom>
                  </pic:spPr>
                </pic:pic>
              </a:graphicData>
            </a:graphic>
          </wp:inline>
        </w:drawing>
      </w:r>
    </w:p>
    <w:p w14:paraId="1EF766A1" w14:textId="1428F8F8" w:rsidR="00B52D41" w:rsidRDefault="00B52D41" w:rsidP="4F936DC5">
      <w:pPr>
        <w:spacing w:line="257" w:lineRule="auto"/>
      </w:pPr>
      <w:r w:rsidRPr="001B4D70">
        <w:rPr>
          <w:rFonts w:ascii="Segoe UI" w:eastAsia="Segoe UI" w:hAnsi="Segoe UI" w:cs="Segoe UI"/>
          <w:noProof/>
          <w:color w:val="D1D5DB"/>
          <w:sz w:val="24"/>
          <w:szCs w:val="24"/>
        </w:rPr>
        <w:drawing>
          <wp:inline distT="0" distB="0" distL="0" distR="0" wp14:anchorId="02E40AB4" wp14:editId="017B4F3F">
            <wp:extent cx="2766300" cy="502964"/>
            <wp:effectExtent l="0" t="0" r="0" b="0"/>
            <wp:docPr id="2101132275" name="Picture 210113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2275" name=""/>
                    <pic:cNvPicPr/>
                  </pic:nvPicPr>
                  <pic:blipFill>
                    <a:blip r:embed="rId52"/>
                    <a:stretch>
                      <a:fillRect/>
                    </a:stretch>
                  </pic:blipFill>
                  <pic:spPr>
                    <a:xfrm>
                      <a:off x="0" y="0"/>
                      <a:ext cx="2766300" cy="502964"/>
                    </a:xfrm>
                    <a:prstGeom prst="rect">
                      <a:avLst/>
                    </a:prstGeom>
                  </pic:spPr>
                </pic:pic>
              </a:graphicData>
            </a:graphic>
          </wp:inline>
        </w:drawing>
      </w:r>
    </w:p>
    <w:p w14:paraId="7C9F2CA0" w14:textId="017FE972" w:rsidR="009D154D" w:rsidRDefault="009D154D" w:rsidP="4F936DC5">
      <w:pPr>
        <w:spacing w:line="257" w:lineRule="auto"/>
      </w:pPr>
      <w:r w:rsidRPr="009404ED">
        <w:rPr>
          <w:noProof/>
        </w:rPr>
        <w:drawing>
          <wp:inline distT="0" distB="0" distL="0" distR="0" wp14:anchorId="232B5C82" wp14:editId="5188B381">
            <wp:extent cx="5731510" cy="524510"/>
            <wp:effectExtent l="0" t="0" r="2540" b="8890"/>
            <wp:docPr id="1819777403" name="Picture 181977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11880" name=""/>
                    <pic:cNvPicPr/>
                  </pic:nvPicPr>
                  <pic:blipFill>
                    <a:blip r:embed="rId53"/>
                    <a:stretch>
                      <a:fillRect/>
                    </a:stretch>
                  </pic:blipFill>
                  <pic:spPr>
                    <a:xfrm>
                      <a:off x="0" y="0"/>
                      <a:ext cx="5731510" cy="524510"/>
                    </a:xfrm>
                    <a:prstGeom prst="rect">
                      <a:avLst/>
                    </a:prstGeom>
                  </pic:spPr>
                </pic:pic>
              </a:graphicData>
            </a:graphic>
          </wp:inline>
        </w:drawing>
      </w:r>
    </w:p>
    <w:p w14:paraId="022F1540" w14:textId="634EDEE9" w:rsidR="00C13E37" w:rsidRDefault="00C13E37" w:rsidP="4F936DC5">
      <w:pPr>
        <w:spacing w:line="257" w:lineRule="auto"/>
      </w:pPr>
      <w:r w:rsidRPr="004421FE">
        <w:rPr>
          <w:noProof/>
        </w:rPr>
        <w:drawing>
          <wp:inline distT="0" distB="0" distL="0" distR="0" wp14:anchorId="63CA865B" wp14:editId="6B914F9C">
            <wp:extent cx="4511431" cy="594412"/>
            <wp:effectExtent l="0" t="0" r="3810" b="0"/>
            <wp:docPr id="287300440" name="Picture 28730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0440" name=""/>
                    <pic:cNvPicPr/>
                  </pic:nvPicPr>
                  <pic:blipFill>
                    <a:blip r:embed="rId54"/>
                    <a:stretch>
                      <a:fillRect/>
                    </a:stretch>
                  </pic:blipFill>
                  <pic:spPr>
                    <a:xfrm>
                      <a:off x="0" y="0"/>
                      <a:ext cx="4511431" cy="594412"/>
                    </a:xfrm>
                    <a:prstGeom prst="rect">
                      <a:avLst/>
                    </a:prstGeom>
                  </pic:spPr>
                </pic:pic>
              </a:graphicData>
            </a:graphic>
          </wp:inline>
        </w:drawing>
      </w:r>
    </w:p>
    <w:p w14:paraId="53E2DF7B" w14:textId="6B9E40BA" w:rsidR="00AC4A52" w:rsidRDefault="00AC4A52" w:rsidP="4F936DC5">
      <w:pPr>
        <w:spacing w:line="257" w:lineRule="auto"/>
      </w:pPr>
      <w:r w:rsidRPr="009404ED">
        <w:rPr>
          <w:rFonts w:ascii="Segoe UI" w:eastAsia="Segoe UI" w:hAnsi="Segoe UI" w:cs="Segoe UI"/>
          <w:noProof/>
          <w:color w:val="D1D5DB"/>
          <w:sz w:val="24"/>
          <w:szCs w:val="24"/>
        </w:rPr>
        <w:drawing>
          <wp:inline distT="0" distB="0" distL="0" distR="0" wp14:anchorId="58C99024" wp14:editId="47AB9D27">
            <wp:extent cx="5731510" cy="251460"/>
            <wp:effectExtent l="0" t="0" r="2540" b="0"/>
            <wp:docPr id="2075851416" name="Picture 207585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51416" name=""/>
                    <pic:cNvPicPr/>
                  </pic:nvPicPr>
                  <pic:blipFill>
                    <a:blip r:embed="rId55"/>
                    <a:stretch>
                      <a:fillRect/>
                    </a:stretch>
                  </pic:blipFill>
                  <pic:spPr>
                    <a:xfrm>
                      <a:off x="0" y="0"/>
                      <a:ext cx="5731510" cy="251460"/>
                    </a:xfrm>
                    <a:prstGeom prst="rect">
                      <a:avLst/>
                    </a:prstGeom>
                  </pic:spPr>
                </pic:pic>
              </a:graphicData>
            </a:graphic>
          </wp:inline>
        </w:drawing>
      </w:r>
      <w:r w:rsidR="00CF3D94" w:rsidRPr="009404ED">
        <w:rPr>
          <w:rFonts w:ascii="Segoe UI" w:eastAsia="Segoe UI" w:hAnsi="Segoe UI" w:cs="Segoe UI"/>
          <w:noProof/>
          <w:color w:val="D1D5DB"/>
          <w:sz w:val="24"/>
          <w:szCs w:val="24"/>
        </w:rPr>
        <w:drawing>
          <wp:inline distT="0" distB="0" distL="0" distR="0" wp14:anchorId="31262133" wp14:editId="1ED45E4C">
            <wp:extent cx="5731510" cy="372745"/>
            <wp:effectExtent l="0" t="0" r="2540" b="8255"/>
            <wp:docPr id="323359353" name="Picture 32335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47726" name=""/>
                    <pic:cNvPicPr/>
                  </pic:nvPicPr>
                  <pic:blipFill>
                    <a:blip r:embed="rId51"/>
                    <a:stretch>
                      <a:fillRect/>
                    </a:stretch>
                  </pic:blipFill>
                  <pic:spPr>
                    <a:xfrm>
                      <a:off x="0" y="0"/>
                      <a:ext cx="5731510" cy="372745"/>
                    </a:xfrm>
                    <a:prstGeom prst="rect">
                      <a:avLst/>
                    </a:prstGeom>
                  </pic:spPr>
                </pic:pic>
              </a:graphicData>
            </a:graphic>
          </wp:inline>
        </w:drawing>
      </w:r>
    </w:p>
    <w:p w14:paraId="017447C9" w14:textId="77777777" w:rsidR="00DB02CF" w:rsidRDefault="00180454" w:rsidP="4F936DC5">
      <w:pPr>
        <w:spacing w:line="257" w:lineRule="auto"/>
      </w:pPr>
      <w:r w:rsidRPr="009404ED">
        <w:rPr>
          <w:rFonts w:ascii="Segoe UI" w:eastAsia="Segoe UI" w:hAnsi="Segoe UI" w:cs="Segoe UI"/>
          <w:noProof/>
          <w:color w:val="D1D5DB"/>
          <w:sz w:val="24"/>
          <w:szCs w:val="24"/>
        </w:rPr>
        <w:drawing>
          <wp:inline distT="0" distB="0" distL="0" distR="0" wp14:anchorId="05C775A0" wp14:editId="4FF825FC">
            <wp:extent cx="5731510" cy="897890"/>
            <wp:effectExtent l="0" t="0" r="2540" b="0"/>
            <wp:docPr id="676651336" name="Picture 67665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1336" name=""/>
                    <pic:cNvPicPr/>
                  </pic:nvPicPr>
                  <pic:blipFill>
                    <a:blip r:embed="rId56"/>
                    <a:stretch>
                      <a:fillRect/>
                    </a:stretch>
                  </pic:blipFill>
                  <pic:spPr>
                    <a:xfrm>
                      <a:off x="0" y="0"/>
                      <a:ext cx="5731510" cy="897890"/>
                    </a:xfrm>
                    <a:prstGeom prst="rect">
                      <a:avLst/>
                    </a:prstGeom>
                  </pic:spPr>
                </pic:pic>
              </a:graphicData>
            </a:graphic>
          </wp:inline>
        </w:drawing>
      </w:r>
    </w:p>
    <w:p w14:paraId="15DCC23C" w14:textId="77777777" w:rsidR="00ED7D4D" w:rsidRDefault="00DB02CF" w:rsidP="4F936DC5">
      <w:pPr>
        <w:spacing w:line="257" w:lineRule="auto"/>
      </w:pPr>
      <w:r w:rsidRPr="009215C6">
        <w:rPr>
          <w:rFonts w:ascii="Segoe UI" w:eastAsia="Segoe UI" w:hAnsi="Segoe UI" w:cs="Segoe UI"/>
          <w:noProof/>
          <w:color w:val="D1D5DB"/>
          <w:sz w:val="24"/>
          <w:szCs w:val="24"/>
        </w:rPr>
        <w:lastRenderedPageBreak/>
        <w:drawing>
          <wp:inline distT="0" distB="0" distL="0" distR="0" wp14:anchorId="494EF14B" wp14:editId="748BB04C">
            <wp:extent cx="5585944" cy="1828958"/>
            <wp:effectExtent l="0" t="0" r="0" b="0"/>
            <wp:docPr id="442173694" name="Picture 44217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73694" name=""/>
                    <pic:cNvPicPr/>
                  </pic:nvPicPr>
                  <pic:blipFill>
                    <a:blip r:embed="rId57"/>
                    <a:stretch>
                      <a:fillRect/>
                    </a:stretch>
                  </pic:blipFill>
                  <pic:spPr>
                    <a:xfrm>
                      <a:off x="0" y="0"/>
                      <a:ext cx="5585944" cy="1828958"/>
                    </a:xfrm>
                    <a:prstGeom prst="rect">
                      <a:avLst/>
                    </a:prstGeom>
                  </pic:spPr>
                </pic:pic>
              </a:graphicData>
            </a:graphic>
          </wp:inline>
        </w:drawing>
      </w:r>
    </w:p>
    <w:p w14:paraId="0CDE58D7" w14:textId="07048CA9" w:rsidR="00ED7D4D" w:rsidRDefault="00ED7D4D" w:rsidP="4F936DC5">
      <w:pPr>
        <w:spacing w:line="257" w:lineRule="auto"/>
      </w:pPr>
      <w:r w:rsidRPr="004421FE">
        <w:rPr>
          <w:rFonts w:ascii="Segoe UI" w:eastAsia="Segoe UI" w:hAnsi="Segoe UI" w:cs="Segoe UI"/>
          <w:noProof/>
          <w:color w:val="D1D5DB"/>
          <w:sz w:val="24"/>
          <w:szCs w:val="24"/>
        </w:rPr>
        <w:drawing>
          <wp:inline distT="0" distB="0" distL="0" distR="0" wp14:anchorId="0E54C324" wp14:editId="64CEF938">
            <wp:extent cx="5731510" cy="274320"/>
            <wp:effectExtent l="0" t="0" r="2540" b="0"/>
            <wp:docPr id="255684933" name="Picture 25568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84933" name=""/>
                    <pic:cNvPicPr/>
                  </pic:nvPicPr>
                  <pic:blipFill>
                    <a:blip r:embed="rId58"/>
                    <a:stretch>
                      <a:fillRect/>
                    </a:stretch>
                  </pic:blipFill>
                  <pic:spPr>
                    <a:xfrm>
                      <a:off x="0" y="0"/>
                      <a:ext cx="5731510" cy="274320"/>
                    </a:xfrm>
                    <a:prstGeom prst="rect">
                      <a:avLst/>
                    </a:prstGeom>
                  </pic:spPr>
                </pic:pic>
              </a:graphicData>
            </a:graphic>
          </wp:inline>
        </w:drawing>
      </w:r>
      <w:r w:rsidR="00F5678E" w:rsidRPr="001B4D70">
        <w:rPr>
          <w:rFonts w:ascii="Segoe UI" w:eastAsia="Segoe UI" w:hAnsi="Segoe UI" w:cs="Segoe UI"/>
          <w:noProof/>
          <w:color w:val="D1D5DB"/>
          <w:sz w:val="24"/>
          <w:szCs w:val="24"/>
        </w:rPr>
        <w:drawing>
          <wp:inline distT="0" distB="0" distL="0" distR="0" wp14:anchorId="5494E4F8" wp14:editId="6F20D30F">
            <wp:extent cx="5731510" cy="384810"/>
            <wp:effectExtent l="0" t="0" r="2540" b="0"/>
            <wp:docPr id="1974177831" name="Picture 197417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77831" name=""/>
                    <pic:cNvPicPr/>
                  </pic:nvPicPr>
                  <pic:blipFill>
                    <a:blip r:embed="rId59"/>
                    <a:stretch>
                      <a:fillRect/>
                    </a:stretch>
                  </pic:blipFill>
                  <pic:spPr>
                    <a:xfrm>
                      <a:off x="0" y="0"/>
                      <a:ext cx="5731510" cy="384810"/>
                    </a:xfrm>
                    <a:prstGeom prst="rect">
                      <a:avLst/>
                    </a:prstGeom>
                  </pic:spPr>
                </pic:pic>
              </a:graphicData>
            </a:graphic>
          </wp:inline>
        </w:drawing>
      </w:r>
    </w:p>
    <w:p w14:paraId="442634BD" w14:textId="42BE33F9" w:rsidR="009515E3" w:rsidRDefault="00E1140B" w:rsidP="4F936DC5">
      <w:pPr>
        <w:spacing w:line="257" w:lineRule="auto"/>
      </w:pPr>
      <w:r w:rsidRPr="001B4D70">
        <w:rPr>
          <w:b/>
          <w:bCs/>
          <w:noProof/>
          <w:sz w:val="40"/>
          <w:szCs w:val="40"/>
          <w:lang w:val="en-US"/>
        </w:rPr>
        <w:drawing>
          <wp:inline distT="0" distB="0" distL="0" distR="0" wp14:anchorId="361B2046" wp14:editId="49B1EF67">
            <wp:extent cx="5731510" cy="1057275"/>
            <wp:effectExtent l="0" t="0" r="2540" b="9525"/>
            <wp:docPr id="956593785" name="Picture 95659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3785" name=""/>
                    <pic:cNvPicPr/>
                  </pic:nvPicPr>
                  <pic:blipFill>
                    <a:blip r:embed="rId60"/>
                    <a:stretch>
                      <a:fillRect/>
                    </a:stretch>
                  </pic:blipFill>
                  <pic:spPr>
                    <a:xfrm>
                      <a:off x="0" y="0"/>
                      <a:ext cx="5731510" cy="1057275"/>
                    </a:xfrm>
                    <a:prstGeom prst="rect">
                      <a:avLst/>
                    </a:prstGeom>
                  </pic:spPr>
                </pic:pic>
              </a:graphicData>
            </a:graphic>
          </wp:inline>
        </w:drawing>
      </w:r>
    </w:p>
    <w:p w14:paraId="14158AD4" w14:textId="4323D2B2" w:rsidR="00D1256B" w:rsidRDefault="00D1256B" w:rsidP="4F936DC5">
      <w:pPr>
        <w:spacing w:line="257" w:lineRule="auto"/>
      </w:pPr>
    </w:p>
    <w:p w14:paraId="39096730" w14:textId="5056DC6A" w:rsidR="00D1256B" w:rsidRDefault="00D1256B" w:rsidP="4F936DC5">
      <w:pPr>
        <w:spacing w:line="257" w:lineRule="auto"/>
      </w:pPr>
    </w:p>
    <w:p w14:paraId="02B0EE7D" w14:textId="2F52C1F9" w:rsidR="00D1256B" w:rsidRDefault="00D1256B" w:rsidP="4F936DC5">
      <w:pPr>
        <w:spacing w:line="257" w:lineRule="auto"/>
      </w:pPr>
    </w:p>
    <w:p w14:paraId="4DFFB584" w14:textId="14E843C7" w:rsidR="00D1256B" w:rsidRDefault="00D1256B" w:rsidP="4F936DC5">
      <w:pPr>
        <w:spacing w:line="257" w:lineRule="auto"/>
      </w:pPr>
    </w:p>
    <w:p w14:paraId="5CB079FE" w14:textId="2D7CE65C" w:rsidR="00D1256B" w:rsidRDefault="00D1256B" w:rsidP="4F936DC5">
      <w:pPr>
        <w:spacing w:line="257" w:lineRule="auto"/>
      </w:pPr>
    </w:p>
    <w:p w14:paraId="3CA246EE" w14:textId="2B9E32B0" w:rsidR="00D1256B" w:rsidRDefault="00D1256B" w:rsidP="4F936DC5">
      <w:pPr>
        <w:spacing w:line="257" w:lineRule="auto"/>
      </w:pPr>
    </w:p>
    <w:p w14:paraId="1989EB18" w14:textId="43A37DC3" w:rsidR="00D1256B" w:rsidRDefault="00D1256B" w:rsidP="4F936DC5">
      <w:pPr>
        <w:spacing w:line="257" w:lineRule="auto"/>
        <w:rPr>
          <w:rFonts w:ascii="Segoe UI" w:eastAsia="Segoe UI" w:hAnsi="Segoe UI" w:cs="Segoe UI"/>
          <w:noProof/>
          <w:color w:val="D1D5DB"/>
          <w:sz w:val="24"/>
          <w:szCs w:val="24"/>
        </w:rPr>
      </w:pPr>
    </w:p>
    <w:p w14:paraId="491DBB41" w14:textId="77777777" w:rsidR="007D2FCC" w:rsidRDefault="007D2FCC" w:rsidP="4F936DC5">
      <w:pPr>
        <w:spacing w:line="257" w:lineRule="auto"/>
      </w:pPr>
    </w:p>
    <w:p w14:paraId="7CE55630" w14:textId="1E9E8D67" w:rsidR="00D1256B" w:rsidRDefault="00D1256B" w:rsidP="4F936DC5">
      <w:pPr>
        <w:spacing w:line="257" w:lineRule="auto"/>
      </w:pPr>
    </w:p>
    <w:p w14:paraId="00227905" w14:textId="6F0B468D" w:rsidR="00D1256B" w:rsidRDefault="00D1256B" w:rsidP="4F936DC5">
      <w:pPr>
        <w:spacing w:line="257" w:lineRule="auto"/>
      </w:pPr>
    </w:p>
    <w:p w14:paraId="07B3A33C" w14:textId="745D8CCA" w:rsidR="00CF10AE" w:rsidRDefault="00CF10AE" w:rsidP="4F936DC5">
      <w:pPr>
        <w:spacing w:line="257" w:lineRule="auto"/>
        <w:rPr>
          <w:rFonts w:ascii="Calibri" w:eastAsia="Calibri" w:hAnsi="Calibri" w:cs="Calibri"/>
          <w:b/>
          <w:sz w:val="32"/>
          <w:szCs w:val="32"/>
        </w:rPr>
      </w:pPr>
      <w:r w:rsidRPr="4F936DC5">
        <w:rPr>
          <w:rFonts w:ascii="Calibri" w:eastAsia="Calibri" w:hAnsi="Calibri" w:cs="Calibri"/>
          <w:b/>
          <w:sz w:val="32"/>
          <w:szCs w:val="32"/>
        </w:rPr>
        <w:t>Inference:</w:t>
      </w:r>
    </w:p>
    <w:p w14:paraId="2D9EC3A5" w14:textId="77777777" w:rsidR="003F4317" w:rsidRDefault="003F4317" w:rsidP="003F4317">
      <w:pPr>
        <w:spacing w:line="257" w:lineRule="auto"/>
      </w:pPr>
      <w:r>
        <w:t>Customers Table:</w:t>
      </w:r>
    </w:p>
    <w:p w14:paraId="0FFC4F6F" w14:textId="77777777" w:rsidR="003F4317" w:rsidRDefault="003F4317" w:rsidP="003F4317">
      <w:pPr>
        <w:spacing w:line="257" w:lineRule="auto"/>
      </w:pPr>
      <w:r>
        <w:t>Retrieves all customers who have placed orders.</w:t>
      </w:r>
    </w:p>
    <w:p w14:paraId="5D801E87" w14:textId="77777777" w:rsidR="003F4317" w:rsidRDefault="003F4317" w:rsidP="003F4317">
      <w:pPr>
        <w:spacing w:line="257" w:lineRule="auto"/>
      </w:pPr>
      <w:r>
        <w:t>Categories Table:</w:t>
      </w:r>
    </w:p>
    <w:p w14:paraId="4391C320" w14:textId="77777777" w:rsidR="003F4317" w:rsidRDefault="003F4317" w:rsidP="003F4317">
      <w:pPr>
        <w:spacing w:line="257" w:lineRule="auto"/>
      </w:pPr>
      <w:r>
        <w:t>Fetches categories that have products with a price greater than 0.</w:t>
      </w:r>
    </w:p>
    <w:p w14:paraId="49F76A68" w14:textId="77777777" w:rsidR="003F4317" w:rsidRDefault="003F4317" w:rsidP="003F4317">
      <w:pPr>
        <w:spacing w:line="257" w:lineRule="auto"/>
      </w:pPr>
      <w:r>
        <w:t>Promotions Table:</w:t>
      </w:r>
    </w:p>
    <w:p w14:paraId="7F8871A7" w14:textId="77777777" w:rsidR="003F4317" w:rsidRDefault="003F4317" w:rsidP="003F4317">
      <w:pPr>
        <w:spacing w:line="257" w:lineRule="auto"/>
      </w:pPr>
      <w:r>
        <w:t>Retrieves promotions with a discount percentage higher than 20.</w:t>
      </w:r>
    </w:p>
    <w:p w14:paraId="58FD7E3D" w14:textId="77777777" w:rsidR="00764C75" w:rsidRDefault="003F4317" w:rsidP="003F4317">
      <w:pPr>
        <w:spacing w:line="257" w:lineRule="auto"/>
      </w:pPr>
      <w:r>
        <w:t>PaymentMethods Table:</w:t>
      </w:r>
    </w:p>
    <w:p w14:paraId="3E817697" w14:textId="1B77AB90" w:rsidR="003F4317" w:rsidRDefault="003F4317" w:rsidP="003F4317">
      <w:pPr>
        <w:spacing w:line="257" w:lineRule="auto"/>
      </w:pPr>
      <w:r>
        <w:t>Fetches payment methods used for orders paid by credit card.</w:t>
      </w:r>
    </w:p>
    <w:p w14:paraId="07AF6489" w14:textId="77777777" w:rsidR="003F4317" w:rsidRDefault="003F4317" w:rsidP="003F4317">
      <w:pPr>
        <w:spacing w:line="257" w:lineRule="auto"/>
      </w:pPr>
      <w:r>
        <w:t>Brands Table:</w:t>
      </w:r>
    </w:p>
    <w:p w14:paraId="093FF55C" w14:textId="77777777" w:rsidR="003F4317" w:rsidRDefault="003F4317" w:rsidP="003F4317">
      <w:pPr>
        <w:spacing w:line="257" w:lineRule="auto"/>
      </w:pPr>
      <w:r>
        <w:t>Retrieves products associated with the brand 'Nike'.</w:t>
      </w:r>
    </w:p>
    <w:p w14:paraId="75B48730" w14:textId="77777777" w:rsidR="003F4317" w:rsidRDefault="003F4317" w:rsidP="003F4317">
      <w:pPr>
        <w:spacing w:line="257" w:lineRule="auto"/>
      </w:pPr>
      <w:r>
        <w:lastRenderedPageBreak/>
        <w:t>Addresses Table:</w:t>
      </w:r>
    </w:p>
    <w:p w14:paraId="58337F0D" w14:textId="77777777" w:rsidR="003F4317" w:rsidRDefault="003F4317" w:rsidP="003F4317">
      <w:pPr>
        <w:spacing w:line="257" w:lineRule="auto"/>
      </w:pPr>
      <w:r>
        <w:t>Retrieves customer details for those residing in 'Cityville'.</w:t>
      </w:r>
    </w:p>
    <w:p w14:paraId="4A9DF9FA" w14:textId="77777777" w:rsidR="003F4317" w:rsidRDefault="003F4317" w:rsidP="003F4317">
      <w:pPr>
        <w:spacing w:line="257" w:lineRule="auto"/>
      </w:pPr>
      <w:r>
        <w:t>Orders Table:</w:t>
      </w:r>
    </w:p>
    <w:p w14:paraId="725E73BC" w14:textId="77777777" w:rsidR="003F4317" w:rsidRDefault="003F4317" w:rsidP="003F4317">
      <w:pPr>
        <w:spacing w:line="257" w:lineRule="auto"/>
      </w:pPr>
      <w:r>
        <w:t>Fetches orders with a total amount greater than the average total amount across all orders.</w:t>
      </w:r>
    </w:p>
    <w:p w14:paraId="2C8AF599" w14:textId="77777777" w:rsidR="003F4317" w:rsidRDefault="003F4317" w:rsidP="003F4317">
      <w:pPr>
        <w:spacing w:line="257" w:lineRule="auto"/>
      </w:pPr>
      <w:r>
        <w:t>Cart Table:</w:t>
      </w:r>
    </w:p>
    <w:p w14:paraId="403F2CAB" w14:textId="3E9E7B67" w:rsidR="003F4317" w:rsidRDefault="003F4317" w:rsidP="003F4317">
      <w:pPr>
        <w:spacing w:line="257" w:lineRule="auto"/>
      </w:pPr>
      <w:r>
        <w:t>Retrieves cart details for customers.Refunds Table:</w:t>
      </w:r>
    </w:p>
    <w:p w14:paraId="17A18B42" w14:textId="77777777" w:rsidR="003F4317" w:rsidRDefault="003F4317" w:rsidP="003F4317">
      <w:pPr>
        <w:spacing w:line="257" w:lineRule="auto"/>
      </w:pPr>
      <w:r>
        <w:t>Retrieves refund details for cases where the reason for refund is 'Received wrong size'.</w:t>
      </w:r>
    </w:p>
    <w:p w14:paraId="2B6816FA" w14:textId="77777777" w:rsidR="003F4317" w:rsidRDefault="003F4317" w:rsidP="003F4317">
      <w:pPr>
        <w:spacing w:line="257" w:lineRule="auto"/>
      </w:pPr>
      <w:r>
        <w:t>Transactions Table:</w:t>
      </w:r>
    </w:p>
    <w:p w14:paraId="4B9AB730" w14:textId="77777777" w:rsidR="003F4317" w:rsidRDefault="003F4317" w:rsidP="003F4317">
      <w:pPr>
        <w:spacing w:line="257" w:lineRule="auto"/>
      </w:pPr>
      <w:r>
        <w:t>Fetches transactions that have a status of 'Completed'.</w:t>
      </w:r>
    </w:p>
    <w:p w14:paraId="09727D4A" w14:textId="77777777" w:rsidR="003F4317" w:rsidRDefault="003F4317" w:rsidP="003F4317">
      <w:pPr>
        <w:spacing w:line="257" w:lineRule="auto"/>
      </w:pPr>
      <w:r>
        <w:t>Products Table:</w:t>
      </w:r>
    </w:p>
    <w:p w14:paraId="5550CCB5" w14:textId="078DA24E" w:rsidR="004862C1" w:rsidRDefault="003F4317" w:rsidP="003F4317">
      <w:pPr>
        <w:spacing w:line="257" w:lineRule="auto"/>
      </w:pPr>
      <w:r>
        <w:t>Retrieves products from a category based on a specific product ID (in this case, product_id=3).</w:t>
      </w:r>
    </w:p>
    <w:p w14:paraId="516BB484" w14:textId="1AB67FD6" w:rsidR="00CF10AE" w:rsidRDefault="00CF10AE" w:rsidP="4F936DC5">
      <w:pPr>
        <w:spacing w:line="257" w:lineRule="auto"/>
      </w:pPr>
      <w:r w:rsidRPr="4F936DC5">
        <w:rPr>
          <w:rFonts w:ascii="Calibri" w:eastAsia="Calibri" w:hAnsi="Calibri" w:cs="Calibri"/>
          <w:b/>
          <w:sz w:val="32"/>
          <w:szCs w:val="32"/>
        </w:rPr>
        <w:t>5.Section-5(view)</w:t>
      </w:r>
    </w:p>
    <w:p w14:paraId="335B8E1A" w14:textId="1EB8CFA1" w:rsidR="00CF10AE" w:rsidRDefault="00CF10AE" w:rsidP="4F936DC5">
      <w:pPr>
        <w:spacing w:line="257" w:lineRule="auto"/>
      </w:pPr>
      <w:r w:rsidRPr="4F936DC5">
        <w:rPr>
          <w:rFonts w:ascii="Calibri" w:eastAsia="Calibri" w:hAnsi="Calibri" w:cs="Calibri"/>
          <w:b/>
          <w:sz w:val="32"/>
          <w:szCs w:val="32"/>
        </w:rPr>
        <w:t>-- Sql query file name</w:t>
      </w:r>
      <w:r w:rsidRPr="4F936DC5">
        <w:rPr>
          <w:rFonts w:ascii="Calibri" w:eastAsia="Calibri" w:hAnsi="Calibri" w:cs="Calibri"/>
          <w:b/>
          <w:sz w:val="32"/>
          <w:szCs w:val="32"/>
          <w:highlight w:val="yellow"/>
        </w:rPr>
        <w:t>&lt;&lt;</w:t>
      </w:r>
      <w:hyperlink r:id="rId61" w:history="1">
        <w:r w:rsidR="00461C42" w:rsidRPr="00461C42">
          <w:rPr>
            <w:rStyle w:val="Hyperlink"/>
            <w:rFonts w:ascii="Calibri" w:eastAsia="Calibri" w:hAnsi="Calibri" w:cs="Calibri"/>
            <w:b/>
            <w:sz w:val="32"/>
            <w:szCs w:val="32"/>
            <w:highlight w:val="yellow"/>
          </w:rPr>
          <w:t>view.sql</w:t>
        </w:r>
      </w:hyperlink>
      <w:r w:rsidR="00461C42" w:rsidRPr="4F936DC5">
        <w:rPr>
          <w:rFonts w:ascii="Calibri" w:eastAsia="Calibri" w:hAnsi="Calibri" w:cs="Calibri"/>
          <w:b/>
          <w:sz w:val="32"/>
          <w:szCs w:val="32"/>
          <w:highlight w:val="yellow"/>
        </w:rPr>
        <w:t xml:space="preserve"> </w:t>
      </w:r>
      <w:r w:rsidRPr="4F936DC5">
        <w:rPr>
          <w:rFonts w:ascii="Calibri" w:eastAsia="Calibri" w:hAnsi="Calibri" w:cs="Calibri"/>
          <w:b/>
          <w:sz w:val="32"/>
          <w:szCs w:val="32"/>
          <w:highlight w:val="yellow"/>
        </w:rPr>
        <w:t>&gt;&gt;</w:t>
      </w:r>
    </w:p>
    <w:p w14:paraId="475AFA89" w14:textId="62A79804" w:rsidR="00CF10AE" w:rsidRDefault="00CF10AE" w:rsidP="4F936DC5">
      <w:pPr>
        <w:spacing w:line="257" w:lineRule="auto"/>
      </w:pPr>
      <w:r w:rsidRPr="4F936DC5">
        <w:rPr>
          <w:rFonts w:ascii="Calibri" w:eastAsia="Calibri" w:hAnsi="Calibri" w:cs="Calibri"/>
          <w:b/>
          <w:sz w:val="32"/>
          <w:szCs w:val="32"/>
        </w:rPr>
        <w:t>Screenshot:</w:t>
      </w:r>
    </w:p>
    <w:p w14:paraId="16502AE2" w14:textId="63BFCB65" w:rsidR="00CF10AE" w:rsidRDefault="00CF10AE" w:rsidP="4F936DC5">
      <w:pPr>
        <w:spacing w:line="257" w:lineRule="auto"/>
        <w:rPr>
          <w:rFonts w:ascii="Calibri" w:eastAsia="Calibri" w:hAnsi="Calibri" w:cs="Calibri"/>
          <w:b/>
          <w:sz w:val="32"/>
          <w:szCs w:val="32"/>
        </w:rPr>
      </w:pPr>
      <w:r w:rsidRPr="4F936DC5">
        <w:rPr>
          <w:rFonts w:ascii="Calibri" w:eastAsia="Calibri" w:hAnsi="Calibri" w:cs="Calibri"/>
          <w:b/>
          <w:sz w:val="32"/>
          <w:szCs w:val="32"/>
        </w:rPr>
        <w:t>&lt;&lt;Place outputs of execution&gt;&gt;</w:t>
      </w:r>
    </w:p>
    <w:p w14:paraId="037D5AF6" w14:textId="64379E16" w:rsidR="00D1256B" w:rsidRDefault="00F51C8D" w:rsidP="4F936DC5">
      <w:pPr>
        <w:spacing w:line="257" w:lineRule="auto"/>
      </w:pPr>
      <w:r w:rsidRPr="00F51C8D">
        <w:rPr>
          <w:noProof/>
        </w:rPr>
        <w:drawing>
          <wp:inline distT="0" distB="0" distL="0" distR="0" wp14:anchorId="44B8AC0D" wp14:editId="7BAD4470">
            <wp:extent cx="2568163" cy="708721"/>
            <wp:effectExtent l="0" t="0" r="3810" b="0"/>
            <wp:docPr id="33141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15530" name=""/>
                    <pic:cNvPicPr/>
                  </pic:nvPicPr>
                  <pic:blipFill>
                    <a:blip r:embed="rId62"/>
                    <a:stretch>
                      <a:fillRect/>
                    </a:stretch>
                  </pic:blipFill>
                  <pic:spPr>
                    <a:xfrm>
                      <a:off x="0" y="0"/>
                      <a:ext cx="2568163" cy="708721"/>
                    </a:xfrm>
                    <a:prstGeom prst="rect">
                      <a:avLst/>
                    </a:prstGeom>
                  </pic:spPr>
                </pic:pic>
              </a:graphicData>
            </a:graphic>
          </wp:inline>
        </w:drawing>
      </w:r>
    </w:p>
    <w:p w14:paraId="21C41607" w14:textId="19410EDC" w:rsidR="00F51C8D" w:rsidRDefault="00F51C8D" w:rsidP="4F936DC5">
      <w:pPr>
        <w:spacing w:line="257" w:lineRule="auto"/>
      </w:pPr>
      <w:r w:rsidRPr="00F51C8D">
        <w:rPr>
          <w:noProof/>
        </w:rPr>
        <w:drawing>
          <wp:inline distT="0" distB="0" distL="0" distR="0" wp14:anchorId="66D65457" wp14:editId="476E893D">
            <wp:extent cx="6119390" cy="1287892"/>
            <wp:effectExtent l="0" t="0" r="0" b="7620"/>
            <wp:docPr id="42287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8875" name=""/>
                    <pic:cNvPicPr/>
                  </pic:nvPicPr>
                  <pic:blipFill>
                    <a:blip r:embed="rId63"/>
                    <a:stretch>
                      <a:fillRect/>
                    </a:stretch>
                  </pic:blipFill>
                  <pic:spPr>
                    <a:xfrm>
                      <a:off x="0" y="0"/>
                      <a:ext cx="6119390" cy="1287892"/>
                    </a:xfrm>
                    <a:prstGeom prst="rect">
                      <a:avLst/>
                    </a:prstGeom>
                  </pic:spPr>
                </pic:pic>
              </a:graphicData>
            </a:graphic>
          </wp:inline>
        </w:drawing>
      </w:r>
      <w:r>
        <w:br/>
      </w:r>
      <w:r w:rsidRPr="00F51C8D">
        <w:rPr>
          <w:noProof/>
        </w:rPr>
        <w:drawing>
          <wp:inline distT="0" distB="0" distL="0" distR="0" wp14:anchorId="6FE3D0FB" wp14:editId="11D51CD4">
            <wp:extent cx="2377646" cy="426757"/>
            <wp:effectExtent l="0" t="0" r="3810" b="0"/>
            <wp:docPr id="152906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67358" name=""/>
                    <pic:cNvPicPr/>
                  </pic:nvPicPr>
                  <pic:blipFill>
                    <a:blip r:embed="rId64"/>
                    <a:stretch>
                      <a:fillRect/>
                    </a:stretch>
                  </pic:blipFill>
                  <pic:spPr>
                    <a:xfrm>
                      <a:off x="0" y="0"/>
                      <a:ext cx="2377646" cy="426757"/>
                    </a:xfrm>
                    <a:prstGeom prst="rect">
                      <a:avLst/>
                    </a:prstGeom>
                  </pic:spPr>
                </pic:pic>
              </a:graphicData>
            </a:graphic>
          </wp:inline>
        </w:drawing>
      </w:r>
    </w:p>
    <w:p w14:paraId="1BFD7C13" w14:textId="47FA4EAE" w:rsidR="00F51C8D" w:rsidRDefault="001110C2" w:rsidP="4F936DC5">
      <w:pPr>
        <w:spacing w:line="257" w:lineRule="auto"/>
      </w:pPr>
      <w:r w:rsidRPr="001110C2">
        <w:rPr>
          <w:noProof/>
        </w:rPr>
        <w:drawing>
          <wp:inline distT="0" distB="0" distL="0" distR="0" wp14:anchorId="68A93C14" wp14:editId="643009FE">
            <wp:extent cx="6840220" cy="1069975"/>
            <wp:effectExtent l="0" t="0" r="0" b="0"/>
            <wp:docPr id="201694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42235" name=""/>
                    <pic:cNvPicPr/>
                  </pic:nvPicPr>
                  <pic:blipFill>
                    <a:blip r:embed="rId65"/>
                    <a:stretch>
                      <a:fillRect/>
                    </a:stretch>
                  </pic:blipFill>
                  <pic:spPr>
                    <a:xfrm>
                      <a:off x="0" y="0"/>
                      <a:ext cx="6840220" cy="1069975"/>
                    </a:xfrm>
                    <a:prstGeom prst="rect">
                      <a:avLst/>
                    </a:prstGeom>
                  </pic:spPr>
                </pic:pic>
              </a:graphicData>
            </a:graphic>
          </wp:inline>
        </w:drawing>
      </w:r>
    </w:p>
    <w:p w14:paraId="515D6343" w14:textId="1E3D0A41" w:rsidR="00D1256B" w:rsidRDefault="00D1256B" w:rsidP="4F936DC5">
      <w:pPr>
        <w:spacing w:line="257" w:lineRule="auto"/>
      </w:pPr>
    </w:p>
    <w:p w14:paraId="584CC54F" w14:textId="77777777" w:rsidR="00F51C8D" w:rsidRDefault="00CF10AE" w:rsidP="4F936DC5">
      <w:pPr>
        <w:spacing w:line="257" w:lineRule="auto"/>
      </w:pPr>
      <w:r w:rsidRPr="4F936DC5">
        <w:rPr>
          <w:rFonts w:ascii="Calibri" w:eastAsia="Calibri" w:hAnsi="Calibri" w:cs="Calibri"/>
          <w:b/>
          <w:sz w:val="32"/>
          <w:szCs w:val="32"/>
        </w:rPr>
        <w:t>Inference:</w:t>
      </w:r>
      <w:r w:rsidR="00F51C8D" w:rsidRPr="00F51C8D">
        <w:t xml:space="preserve"> </w:t>
      </w:r>
    </w:p>
    <w:p w14:paraId="1BA60926" w14:textId="0C833319" w:rsidR="00F51C8D" w:rsidRDefault="00F51C8D" w:rsidP="4F936DC5">
      <w:pPr>
        <w:spacing w:line="257" w:lineRule="auto"/>
      </w:pPr>
      <w:r w:rsidRPr="00F51C8D">
        <w:t>This creates a view named PaymentMethods_View that selects all columns from the paymentmethods table but filters the records based on a WHERE condition. In this case, it includes only those payment methods with an paymentmethodid less than or equal to 5.</w:t>
      </w:r>
    </w:p>
    <w:p w14:paraId="1FD99BCB" w14:textId="2A1955D4" w:rsidR="00F51C8D" w:rsidRDefault="00052AF0" w:rsidP="4F936DC5">
      <w:pPr>
        <w:spacing w:line="257" w:lineRule="auto"/>
      </w:pPr>
      <w:r w:rsidRPr="00052AF0">
        <w:lastRenderedPageBreak/>
        <w:t>This view will contain all columns from the customers table but will only include records where the Gender column is set to 'Male'</w:t>
      </w:r>
    </w:p>
    <w:p w14:paraId="432EAC41" w14:textId="029EBCAC" w:rsidR="00052AF0" w:rsidRDefault="00052AF0" w:rsidP="4F936DC5">
      <w:pPr>
        <w:spacing w:line="257" w:lineRule="auto"/>
      </w:pPr>
      <w:r>
        <w:t>The view are created to display subset of a given table.</w:t>
      </w:r>
    </w:p>
    <w:p w14:paraId="3529EEB9" w14:textId="56473211" w:rsidR="00CF10AE" w:rsidRDefault="00CF10AE" w:rsidP="4F936DC5">
      <w:pPr>
        <w:spacing w:line="257" w:lineRule="auto"/>
      </w:pPr>
      <w:r w:rsidRPr="4F936DC5">
        <w:rPr>
          <w:rFonts w:ascii="Calibri" w:eastAsia="Calibri" w:hAnsi="Calibri" w:cs="Calibri"/>
          <w:b/>
          <w:sz w:val="32"/>
          <w:szCs w:val="32"/>
        </w:rPr>
        <w:t>6. Section-6(PLSQL file)</w:t>
      </w:r>
    </w:p>
    <w:p w14:paraId="3B586C27" w14:textId="2A1E194D" w:rsidR="00CF10AE" w:rsidRDefault="00CF10AE" w:rsidP="4F936DC5">
      <w:pPr>
        <w:spacing w:line="257" w:lineRule="auto"/>
      </w:pPr>
      <w:r w:rsidRPr="4F936DC5">
        <w:rPr>
          <w:rFonts w:ascii="Calibri" w:eastAsia="Calibri" w:hAnsi="Calibri" w:cs="Calibri"/>
          <w:b/>
          <w:sz w:val="32"/>
          <w:szCs w:val="32"/>
        </w:rPr>
        <w:t>&lt;&lt;Can be more than one PL/SQL but should have function&gt;&gt;</w:t>
      </w:r>
    </w:p>
    <w:tbl>
      <w:tblPr>
        <w:tblStyle w:val="TableGrid"/>
        <w:tblW w:w="10770" w:type="dxa"/>
        <w:tblLayout w:type="fixed"/>
        <w:tblLook w:val="04A0" w:firstRow="1" w:lastRow="0" w:firstColumn="1" w:lastColumn="0" w:noHBand="0" w:noVBand="1"/>
      </w:tblPr>
      <w:tblGrid>
        <w:gridCol w:w="5385"/>
        <w:gridCol w:w="5385"/>
      </w:tblGrid>
      <w:tr w:rsidR="4F936DC5" w14:paraId="7BB938CA" w14:textId="77777777" w:rsidTr="00827BE9">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43CB0091" w14:textId="74E69275" w:rsidR="4F936DC5" w:rsidRDefault="4F936DC5" w:rsidP="4F936DC5">
            <w:r w:rsidRPr="4F936DC5">
              <w:rPr>
                <w:rFonts w:ascii="Calibri" w:eastAsia="Calibri" w:hAnsi="Calibri" w:cs="Calibri"/>
                <w:b/>
                <w:bCs/>
                <w:sz w:val="32"/>
                <w:szCs w:val="32"/>
              </w:rPr>
              <w:t>Function Name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BC4476B" w14:textId="4F73D169" w:rsidR="00C0441A" w:rsidRDefault="4F936DC5" w:rsidP="4F936DC5">
            <w:pPr>
              <w:rPr>
                <w:rFonts w:ascii="Calibri" w:eastAsia="Calibri" w:hAnsi="Calibri" w:cs="Calibri"/>
                <w:b/>
                <w:bCs/>
                <w:sz w:val="32"/>
                <w:szCs w:val="32"/>
              </w:rPr>
            </w:pPr>
            <w:r w:rsidRPr="4F936DC5">
              <w:rPr>
                <w:rFonts w:ascii="Calibri" w:eastAsia="Calibri" w:hAnsi="Calibri" w:cs="Calibri"/>
                <w:b/>
                <w:bCs/>
                <w:sz w:val="32"/>
                <w:szCs w:val="32"/>
              </w:rPr>
              <w:t xml:space="preserve"> </w:t>
            </w:r>
            <w:r w:rsidR="00DF4EEF" w:rsidRPr="00DF4EEF">
              <w:rPr>
                <w:rFonts w:ascii="Calibri" w:eastAsia="Calibri" w:hAnsi="Calibri" w:cs="Calibri"/>
                <w:b/>
                <w:bCs/>
                <w:sz w:val="32"/>
                <w:szCs w:val="32"/>
              </w:rPr>
              <w:t>GetPaymentMethodDescription</w:t>
            </w:r>
          </w:p>
          <w:p w14:paraId="32B3364E" w14:textId="29950F87" w:rsidR="00FB4DF0" w:rsidRDefault="00827BE9" w:rsidP="4F936DC5">
            <w:pPr>
              <w:rPr>
                <w:rFonts w:ascii="Calibri" w:eastAsia="Calibri" w:hAnsi="Calibri" w:cs="Calibri"/>
                <w:b/>
                <w:bCs/>
                <w:sz w:val="32"/>
                <w:szCs w:val="32"/>
              </w:rPr>
            </w:pPr>
            <w:r>
              <w:rPr>
                <w:rFonts w:ascii="Calibri" w:eastAsia="Calibri" w:hAnsi="Calibri" w:cs="Calibri"/>
                <w:b/>
                <w:bCs/>
                <w:sz w:val="32"/>
                <w:szCs w:val="32"/>
              </w:rPr>
              <w:t>Table operated: paymentmethod</w:t>
            </w:r>
          </w:p>
          <w:p w14:paraId="37589451" w14:textId="1A8D19C3" w:rsidR="00B57EAC" w:rsidRPr="00C0441A" w:rsidRDefault="009024D3" w:rsidP="4F936DC5">
            <w:pPr>
              <w:rPr>
                <w:rFonts w:ascii="Calibri" w:eastAsia="Calibri" w:hAnsi="Calibri" w:cs="Calibri"/>
                <w:b/>
                <w:bCs/>
                <w:sz w:val="32"/>
                <w:szCs w:val="32"/>
              </w:rPr>
            </w:pPr>
            <w:r>
              <w:rPr>
                <w:rFonts w:ascii="Calibri" w:eastAsia="Calibri" w:hAnsi="Calibri" w:cs="Calibri"/>
                <w:b/>
                <w:bCs/>
                <w:sz w:val="32"/>
                <w:szCs w:val="32"/>
              </w:rPr>
              <w:t>Expected output:</w:t>
            </w:r>
            <w:r w:rsidR="00DF4EEF">
              <w:rPr>
                <w:rFonts w:ascii="Calibri" w:eastAsia="Calibri" w:hAnsi="Calibri" w:cs="Calibri"/>
                <w:b/>
                <w:bCs/>
                <w:sz w:val="32"/>
                <w:szCs w:val="32"/>
              </w:rPr>
              <w:t xml:space="preserve"> </w:t>
            </w:r>
            <w:r w:rsidR="00A06DA4">
              <w:rPr>
                <w:rFonts w:ascii="Calibri" w:eastAsia="Calibri" w:hAnsi="Calibri" w:cs="Calibri"/>
                <w:b/>
                <w:bCs/>
                <w:sz w:val="32"/>
                <w:szCs w:val="32"/>
              </w:rPr>
              <w:t xml:space="preserve">paymentmethodid </w:t>
            </w:r>
            <w:r w:rsidR="00BF496E">
              <w:rPr>
                <w:rFonts w:ascii="Calibri" w:eastAsia="Calibri" w:hAnsi="Calibri" w:cs="Calibri"/>
                <w:b/>
                <w:bCs/>
                <w:sz w:val="32"/>
                <w:szCs w:val="32"/>
              </w:rPr>
              <w:t>3 is printed</w:t>
            </w:r>
          </w:p>
        </w:tc>
      </w:tr>
      <w:tr w:rsidR="4F936DC5" w14:paraId="0F0F2FBE" w14:textId="77777777" w:rsidTr="00827BE9">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22E4509" w14:textId="440CF482" w:rsidR="4F936DC5" w:rsidRDefault="4F936DC5" w:rsidP="4F936DC5">
            <w:r w:rsidRPr="4F936DC5">
              <w:rPr>
                <w:rFonts w:ascii="Calibri" w:eastAsia="Calibri" w:hAnsi="Calibri" w:cs="Calibri"/>
                <w:b/>
                <w:bCs/>
                <w:sz w:val="32"/>
                <w:szCs w:val="32"/>
              </w:rPr>
              <w:t>Procedure Name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02EA45A" w14:textId="77777777" w:rsidR="4F936DC5" w:rsidRDefault="4F936DC5" w:rsidP="4F936DC5">
            <w:pPr>
              <w:rPr>
                <w:rFonts w:ascii="Calibri" w:eastAsia="Calibri" w:hAnsi="Calibri" w:cs="Calibri"/>
                <w:b/>
                <w:bCs/>
                <w:sz w:val="32"/>
                <w:szCs w:val="32"/>
              </w:rPr>
            </w:pPr>
            <w:r w:rsidRPr="4F936DC5">
              <w:rPr>
                <w:rFonts w:ascii="Calibri" w:eastAsia="Calibri" w:hAnsi="Calibri" w:cs="Calibri"/>
                <w:b/>
                <w:bCs/>
                <w:sz w:val="32"/>
                <w:szCs w:val="32"/>
              </w:rPr>
              <w:t xml:space="preserve"> </w:t>
            </w:r>
            <w:r w:rsidR="002172D2" w:rsidRPr="002172D2">
              <w:rPr>
                <w:rFonts w:ascii="Calibri" w:eastAsia="Calibri" w:hAnsi="Calibri" w:cs="Calibri"/>
                <w:b/>
                <w:bCs/>
                <w:sz w:val="32"/>
                <w:szCs w:val="32"/>
              </w:rPr>
              <w:t>Count_Male_Customers</w:t>
            </w:r>
          </w:p>
          <w:p w14:paraId="038AA179" w14:textId="70FEB347" w:rsidR="002172D2" w:rsidRDefault="00827BE9" w:rsidP="4F936DC5">
            <w:pPr>
              <w:rPr>
                <w:rFonts w:ascii="Calibri" w:eastAsia="Calibri" w:hAnsi="Calibri" w:cs="Calibri"/>
                <w:b/>
                <w:bCs/>
                <w:sz w:val="32"/>
                <w:szCs w:val="32"/>
              </w:rPr>
            </w:pPr>
            <w:r>
              <w:rPr>
                <w:rFonts w:ascii="Calibri" w:eastAsia="Calibri" w:hAnsi="Calibri" w:cs="Calibri"/>
                <w:b/>
                <w:bCs/>
                <w:sz w:val="32"/>
                <w:szCs w:val="32"/>
              </w:rPr>
              <w:t xml:space="preserve">Table </w:t>
            </w:r>
            <w:r w:rsidRPr="4F936DC5">
              <w:rPr>
                <w:rFonts w:ascii="Calibri" w:eastAsia="Calibri" w:hAnsi="Calibri" w:cs="Calibri"/>
                <w:b/>
                <w:bCs/>
                <w:sz w:val="32"/>
                <w:szCs w:val="32"/>
              </w:rPr>
              <w:t>operated</w:t>
            </w:r>
            <w:r>
              <w:rPr>
                <w:rFonts w:ascii="Calibri" w:eastAsia="Calibri" w:hAnsi="Calibri" w:cs="Calibri"/>
                <w:b/>
                <w:bCs/>
                <w:sz w:val="32"/>
                <w:szCs w:val="32"/>
              </w:rPr>
              <w:t>: customers</w:t>
            </w:r>
          </w:p>
          <w:p w14:paraId="05F785A9" w14:textId="41C2D297" w:rsidR="00827BE9" w:rsidRDefault="00827BE9" w:rsidP="4F936DC5">
            <w:r w:rsidRPr="4F936DC5">
              <w:rPr>
                <w:rFonts w:ascii="Calibri" w:eastAsia="Calibri" w:hAnsi="Calibri" w:cs="Calibri"/>
                <w:b/>
                <w:bCs/>
                <w:sz w:val="32"/>
                <w:szCs w:val="32"/>
              </w:rPr>
              <w:t>Expected Output</w:t>
            </w:r>
            <w:r>
              <w:rPr>
                <w:rFonts w:ascii="Calibri" w:eastAsia="Calibri" w:hAnsi="Calibri" w:cs="Calibri"/>
                <w:b/>
                <w:bCs/>
                <w:sz w:val="32"/>
                <w:szCs w:val="32"/>
              </w:rPr>
              <w:t>: 4 male customers</w:t>
            </w:r>
          </w:p>
        </w:tc>
      </w:tr>
    </w:tbl>
    <w:p w14:paraId="5CF55D42" w14:textId="3F7BAAE9" w:rsidR="4F936DC5" w:rsidRDefault="4F936DC5" w:rsidP="4F936DC5">
      <w:pPr>
        <w:spacing w:line="257" w:lineRule="auto"/>
      </w:pPr>
      <w:r w:rsidRPr="4F936DC5">
        <w:rPr>
          <w:rFonts w:ascii="Calibri" w:eastAsia="Calibri" w:hAnsi="Calibri" w:cs="Calibri"/>
          <w:b/>
          <w:bCs/>
          <w:sz w:val="32"/>
          <w:szCs w:val="32"/>
        </w:rPr>
        <w:t xml:space="preserve"> </w:t>
      </w:r>
    </w:p>
    <w:p w14:paraId="4505EA6D" w14:textId="416E7762" w:rsidR="00CF10AE" w:rsidRDefault="00CF10AE" w:rsidP="4F936DC5">
      <w:pPr>
        <w:spacing w:line="257" w:lineRule="auto"/>
      </w:pPr>
      <w:r w:rsidRPr="4F936DC5">
        <w:rPr>
          <w:rFonts w:ascii="Calibri" w:eastAsia="Calibri" w:hAnsi="Calibri" w:cs="Calibri"/>
          <w:b/>
          <w:sz w:val="32"/>
          <w:szCs w:val="32"/>
        </w:rPr>
        <w:t>-- Sql query file name</w:t>
      </w:r>
      <w:r w:rsidRPr="4F936DC5">
        <w:rPr>
          <w:rFonts w:ascii="Calibri" w:eastAsia="Calibri" w:hAnsi="Calibri" w:cs="Calibri"/>
          <w:b/>
          <w:sz w:val="32"/>
          <w:szCs w:val="32"/>
          <w:highlight w:val="yellow"/>
        </w:rPr>
        <w:t>&lt;&lt;</w:t>
      </w:r>
      <w:r w:rsidR="00871B5D">
        <w:rPr>
          <w:rFonts w:ascii="Calibri" w:eastAsia="Calibri" w:hAnsi="Calibri" w:cs="Calibri"/>
          <w:b/>
          <w:sz w:val="32"/>
          <w:szCs w:val="32"/>
          <w:highlight w:val="yellow"/>
        </w:rPr>
        <w:t>plsql</w:t>
      </w:r>
      <w:r w:rsidR="00A9600B" w:rsidRPr="4F936DC5">
        <w:rPr>
          <w:rFonts w:ascii="Calibri" w:eastAsia="Calibri" w:hAnsi="Calibri" w:cs="Calibri"/>
          <w:b/>
          <w:sz w:val="32"/>
          <w:szCs w:val="32"/>
          <w:highlight w:val="yellow"/>
        </w:rPr>
        <w:t xml:space="preserve"> </w:t>
      </w:r>
      <w:r w:rsidRPr="4F936DC5">
        <w:rPr>
          <w:rFonts w:ascii="Calibri" w:eastAsia="Calibri" w:hAnsi="Calibri" w:cs="Calibri"/>
          <w:b/>
          <w:sz w:val="32"/>
          <w:szCs w:val="32"/>
          <w:highlight w:val="yellow"/>
        </w:rPr>
        <w:t>&gt;&gt;</w:t>
      </w:r>
    </w:p>
    <w:p w14:paraId="5D74AA1C" w14:textId="68B817CF" w:rsidR="00CF10AE" w:rsidRDefault="00CF10AE" w:rsidP="4F936DC5">
      <w:pPr>
        <w:spacing w:line="257" w:lineRule="auto"/>
      </w:pPr>
      <w:r w:rsidRPr="4F936DC5">
        <w:rPr>
          <w:rFonts w:ascii="Calibri" w:eastAsia="Calibri" w:hAnsi="Calibri" w:cs="Calibri"/>
          <w:b/>
          <w:sz w:val="32"/>
          <w:szCs w:val="32"/>
        </w:rPr>
        <w:t>Screenshot:</w:t>
      </w:r>
    </w:p>
    <w:p w14:paraId="652B72E3" w14:textId="5916CF67" w:rsidR="00CF10AE" w:rsidRDefault="00CF10AE" w:rsidP="4F936DC5">
      <w:pPr>
        <w:spacing w:line="257" w:lineRule="auto"/>
        <w:rPr>
          <w:rFonts w:ascii="Calibri" w:eastAsia="Calibri" w:hAnsi="Calibri" w:cs="Calibri"/>
          <w:b/>
          <w:sz w:val="32"/>
          <w:szCs w:val="32"/>
        </w:rPr>
      </w:pPr>
      <w:r w:rsidRPr="4F936DC5">
        <w:rPr>
          <w:rFonts w:ascii="Calibri" w:eastAsia="Calibri" w:hAnsi="Calibri" w:cs="Calibri"/>
          <w:b/>
          <w:sz w:val="32"/>
          <w:szCs w:val="32"/>
        </w:rPr>
        <w:t>&lt;&lt;Place outputs of execution&gt;&gt;</w:t>
      </w:r>
    </w:p>
    <w:p w14:paraId="78BB80B8" w14:textId="698A16CD" w:rsidR="00C0441A" w:rsidRDefault="00A81954" w:rsidP="4F936DC5">
      <w:pPr>
        <w:spacing w:line="257" w:lineRule="auto"/>
        <w:rPr>
          <w:rFonts w:ascii="Calibri" w:eastAsia="Calibri" w:hAnsi="Calibri" w:cs="Calibri"/>
          <w:b/>
          <w:sz w:val="32"/>
          <w:szCs w:val="32"/>
        </w:rPr>
      </w:pPr>
      <w:r w:rsidRPr="00A81954">
        <w:rPr>
          <w:rFonts w:ascii="Calibri" w:eastAsia="Calibri" w:hAnsi="Calibri" w:cs="Calibri"/>
          <w:b/>
          <w:sz w:val="32"/>
          <w:szCs w:val="32"/>
        </w:rPr>
        <w:drawing>
          <wp:inline distT="0" distB="0" distL="0" distR="0" wp14:anchorId="7199B686" wp14:editId="30FC1CC8">
            <wp:extent cx="3718882" cy="2552921"/>
            <wp:effectExtent l="0" t="0" r="0" b="0"/>
            <wp:docPr id="209468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88642" name=""/>
                    <pic:cNvPicPr/>
                  </pic:nvPicPr>
                  <pic:blipFill>
                    <a:blip r:embed="rId66"/>
                    <a:stretch>
                      <a:fillRect/>
                    </a:stretch>
                  </pic:blipFill>
                  <pic:spPr>
                    <a:xfrm>
                      <a:off x="0" y="0"/>
                      <a:ext cx="3718882" cy="2552921"/>
                    </a:xfrm>
                    <a:prstGeom prst="rect">
                      <a:avLst/>
                    </a:prstGeom>
                  </pic:spPr>
                </pic:pic>
              </a:graphicData>
            </a:graphic>
          </wp:inline>
        </w:drawing>
      </w:r>
    </w:p>
    <w:p w14:paraId="2D8036EC" w14:textId="77777777" w:rsidR="00C0441A" w:rsidRDefault="00C0441A" w:rsidP="4F936DC5">
      <w:pPr>
        <w:spacing w:line="257" w:lineRule="auto"/>
        <w:rPr>
          <w:rFonts w:ascii="Calibri" w:eastAsia="Calibri" w:hAnsi="Calibri" w:cs="Calibri"/>
          <w:b/>
          <w:sz w:val="32"/>
          <w:szCs w:val="32"/>
        </w:rPr>
      </w:pPr>
    </w:p>
    <w:p w14:paraId="2E6080D0" w14:textId="2E0D4EAC" w:rsidR="00DB6ABC" w:rsidRDefault="00D71890" w:rsidP="4F936DC5">
      <w:pPr>
        <w:spacing w:line="257" w:lineRule="auto"/>
      </w:pPr>
      <w:r w:rsidRPr="00D71890">
        <w:rPr>
          <w:noProof/>
        </w:rPr>
        <w:drawing>
          <wp:inline distT="0" distB="0" distL="0" distR="0" wp14:anchorId="5A5E5F7E" wp14:editId="718247E7">
            <wp:extent cx="2918713" cy="647756"/>
            <wp:effectExtent l="0" t="0" r="0" b="0"/>
            <wp:docPr id="206416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3761" name=""/>
                    <pic:cNvPicPr/>
                  </pic:nvPicPr>
                  <pic:blipFill>
                    <a:blip r:embed="rId67"/>
                    <a:stretch>
                      <a:fillRect/>
                    </a:stretch>
                  </pic:blipFill>
                  <pic:spPr>
                    <a:xfrm>
                      <a:off x="0" y="0"/>
                      <a:ext cx="2918713" cy="647756"/>
                    </a:xfrm>
                    <a:prstGeom prst="rect">
                      <a:avLst/>
                    </a:prstGeom>
                  </pic:spPr>
                </pic:pic>
              </a:graphicData>
            </a:graphic>
          </wp:inline>
        </w:drawing>
      </w:r>
    </w:p>
    <w:p w14:paraId="66963285" w14:textId="3D5E15E2" w:rsidR="000E0219" w:rsidRDefault="000E0219" w:rsidP="4F936DC5">
      <w:pPr>
        <w:spacing w:line="257" w:lineRule="auto"/>
      </w:pPr>
      <w:r w:rsidRPr="000E0219">
        <w:drawing>
          <wp:inline distT="0" distB="0" distL="0" distR="0" wp14:anchorId="5D7A618E" wp14:editId="3AFD785A">
            <wp:extent cx="2316681" cy="358171"/>
            <wp:effectExtent l="0" t="0" r="7620" b="3810"/>
            <wp:docPr id="12130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527" name=""/>
                    <pic:cNvPicPr/>
                  </pic:nvPicPr>
                  <pic:blipFill>
                    <a:blip r:embed="rId68"/>
                    <a:stretch>
                      <a:fillRect/>
                    </a:stretch>
                  </pic:blipFill>
                  <pic:spPr>
                    <a:xfrm>
                      <a:off x="0" y="0"/>
                      <a:ext cx="2316681" cy="358171"/>
                    </a:xfrm>
                    <a:prstGeom prst="rect">
                      <a:avLst/>
                    </a:prstGeom>
                  </pic:spPr>
                </pic:pic>
              </a:graphicData>
            </a:graphic>
          </wp:inline>
        </w:drawing>
      </w:r>
    </w:p>
    <w:p w14:paraId="696514FE" w14:textId="26E6EB71" w:rsidR="00CF10AE" w:rsidRDefault="00CF10AE" w:rsidP="4F936DC5">
      <w:pPr>
        <w:spacing w:line="257" w:lineRule="auto"/>
        <w:rPr>
          <w:rFonts w:ascii="Calibri" w:eastAsia="Calibri" w:hAnsi="Calibri" w:cs="Calibri"/>
          <w:b/>
          <w:sz w:val="32"/>
          <w:szCs w:val="32"/>
        </w:rPr>
      </w:pPr>
      <w:r w:rsidRPr="4F936DC5">
        <w:rPr>
          <w:rFonts w:ascii="Calibri" w:eastAsia="Calibri" w:hAnsi="Calibri" w:cs="Calibri"/>
          <w:b/>
          <w:sz w:val="32"/>
          <w:szCs w:val="32"/>
        </w:rPr>
        <w:t>Inference:</w:t>
      </w:r>
    </w:p>
    <w:p w14:paraId="58D0E06A" w14:textId="77777777" w:rsidR="006D6A1F" w:rsidRDefault="006D6A1F" w:rsidP="4F936DC5">
      <w:pPr>
        <w:spacing w:line="257" w:lineRule="auto"/>
      </w:pPr>
      <w:r w:rsidRPr="006D6A1F">
        <w:t>this function is designed to retrieve payment method descriptions based on the provided ID and handle scenarios where the payment method ID is not found or errors occur during the retrieval process</w:t>
      </w:r>
    </w:p>
    <w:p w14:paraId="7EC91DFB" w14:textId="71976A2B" w:rsidR="00DB6ABC" w:rsidRDefault="00DB6ABC" w:rsidP="4F936DC5">
      <w:pPr>
        <w:spacing w:line="257" w:lineRule="auto"/>
      </w:pPr>
      <w:r w:rsidRPr="00DB6ABC">
        <w:lastRenderedPageBreak/>
        <w:t>This procedure Count_Male_Customers counts the number of male customers in the customers table and displays the count using DBMS_OUTPUT.PUT_LINE.</w:t>
      </w:r>
      <w:r>
        <w:t xml:space="preserve"> Import thing to remember if the output is not given then turn on your server with this code ‘ </w:t>
      </w:r>
      <w:r w:rsidRPr="00DB6ABC">
        <w:rPr>
          <w:b/>
          <w:bCs/>
        </w:rPr>
        <w:t>set SERVEROUTPUT on;</w:t>
      </w:r>
      <w:r>
        <w:t>’</w:t>
      </w:r>
    </w:p>
    <w:p w14:paraId="0CCA3004" w14:textId="77777777" w:rsidR="00B57EAC" w:rsidRDefault="00B57EAC" w:rsidP="4F936DC5">
      <w:pPr>
        <w:spacing w:line="257" w:lineRule="auto"/>
      </w:pPr>
    </w:p>
    <w:p w14:paraId="735FCDAF" w14:textId="3F01003B" w:rsidR="00CF10AE" w:rsidRDefault="00CF10AE" w:rsidP="4F936DC5">
      <w:pPr>
        <w:spacing w:line="257" w:lineRule="auto"/>
      </w:pPr>
      <w:r w:rsidRPr="4F936DC5">
        <w:rPr>
          <w:rFonts w:ascii="Calibri" w:eastAsia="Calibri" w:hAnsi="Calibri" w:cs="Calibri"/>
          <w:b/>
          <w:sz w:val="32"/>
          <w:szCs w:val="32"/>
        </w:rPr>
        <w:t>&lt;&lt;Explain what you would like to explain about the output&gt;&gt;</w:t>
      </w:r>
    </w:p>
    <w:p w14:paraId="79DBEDFE" w14:textId="14842DA1" w:rsidR="00CF10AE" w:rsidRDefault="00CF10AE" w:rsidP="4F936DC5">
      <w:pPr>
        <w:spacing w:line="257" w:lineRule="auto"/>
      </w:pPr>
      <w:r w:rsidRPr="4F936DC5">
        <w:rPr>
          <w:rFonts w:ascii="Calibri" w:eastAsia="Calibri" w:hAnsi="Calibri" w:cs="Calibri"/>
          <w:b/>
          <w:sz w:val="32"/>
          <w:szCs w:val="32"/>
        </w:rPr>
        <w:t>7. Section-7(Cursor file)</w:t>
      </w:r>
    </w:p>
    <w:p w14:paraId="3765A582" w14:textId="6618A039" w:rsidR="00CF10AE" w:rsidRDefault="00CF10AE" w:rsidP="4F936DC5">
      <w:pPr>
        <w:spacing w:line="257" w:lineRule="auto"/>
      </w:pPr>
      <w:r w:rsidRPr="4F936DC5">
        <w:rPr>
          <w:rFonts w:ascii="Calibri" w:eastAsia="Calibri" w:hAnsi="Calibri" w:cs="Calibri"/>
          <w:b/>
          <w:sz w:val="32"/>
          <w:szCs w:val="32"/>
        </w:rPr>
        <w:t>&lt;&lt;Can be more than one cursor file&gt;&gt;</w:t>
      </w:r>
    </w:p>
    <w:tbl>
      <w:tblPr>
        <w:tblStyle w:val="TableGrid"/>
        <w:tblW w:w="0" w:type="auto"/>
        <w:tblLayout w:type="fixed"/>
        <w:tblLook w:val="04A0" w:firstRow="1" w:lastRow="0" w:firstColumn="1" w:lastColumn="0" w:noHBand="0" w:noVBand="1"/>
      </w:tblPr>
      <w:tblGrid>
        <w:gridCol w:w="5385"/>
        <w:gridCol w:w="5385"/>
      </w:tblGrid>
      <w:tr w:rsidR="00CF10AE" w14:paraId="26D94F0E"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71F365EA" w14:textId="2477BE04" w:rsidR="00CF10AE" w:rsidRDefault="00CF10AE">
            <w:r w:rsidRPr="4F936DC5">
              <w:rPr>
                <w:rFonts w:ascii="Calibri" w:eastAsia="Calibri" w:hAnsi="Calibri" w:cs="Calibri"/>
                <w:b/>
                <w:sz w:val="32"/>
                <w:szCs w:val="32"/>
              </w:rPr>
              <w:t>Cursor  Name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BD1C511" w14:textId="4BEAB09A" w:rsidR="00CF10AE" w:rsidRDefault="00CF10AE">
            <w:r w:rsidRPr="4F936DC5">
              <w:rPr>
                <w:rFonts w:ascii="Calibri" w:eastAsia="Calibri" w:hAnsi="Calibri" w:cs="Calibri"/>
                <w:b/>
                <w:sz w:val="32"/>
                <w:szCs w:val="32"/>
              </w:rPr>
              <w:t>Explanation of the cursor</w:t>
            </w:r>
          </w:p>
        </w:tc>
      </w:tr>
      <w:tr w:rsidR="00CF10AE" w14:paraId="0623198E"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BE466C" w14:textId="1C09ED3A" w:rsidR="00CF10AE" w:rsidRDefault="00567D97">
            <w:r>
              <w:rPr>
                <w:rFonts w:ascii="Calibri" w:eastAsia="Calibri" w:hAnsi="Calibri" w:cs="Calibri"/>
                <w:b/>
                <w:sz w:val="32"/>
                <w:szCs w:val="32"/>
              </w:rPr>
              <w:t>C1</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C0B50B9" w14:textId="77777777" w:rsidR="00567D97" w:rsidRDefault="00567D97" w:rsidP="00567D97">
            <w:pPr>
              <w:tabs>
                <w:tab w:val="left" w:pos="640"/>
              </w:tabs>
            </w:pPr>
            <w:r>
              <w:t>1. Declares a cursor named "c1" that selects the customer_id, customer_name, and customer_address from the "customers" table.</w:t>
            </w:r>
          </w:p>
          <w:p w14:paraId="49248B4B" w14:textId="77777777" w:rsidR="00567D97" w:rsidRDefault="00567D97" w:rsidP="00567D97">
            <w:pPr>
              <w:tabs>
                <w:tab w:val="left" w:pos="640"/>
              </w:tabs>
            </w:pPr>
            <w:r>
              <w:t>2. Declares a record variable "rec" of the same type as the cursor's row.</w:t>
            </w:r>
          </w:p>
          <w:p w14:paraId="1A009E08" w14:textId="77777777" w:rsidR="00567D97" w:rsidRDefault="00567D97" w:rsidP="00567D97">
            <w:pPr>
              <w:tabs>
                <w:tab w:val="left" w:pos="640"/>
              </w:tabs>
            </w:pPr>
            <w:r>
              <w:t>3. Opens the cursor.</w:t>
            </w:r>
          </w:p>
          <w:p w14:paraId="24BB4DF5" w14:textId="77777777" w:rsidR="00567D97" w:rsidRDefault="00567D97" w:rsidP="00567D97">
            <w:pPr>
              <w:tabs>
                <w:tab w:val="left" w:pos="640"/>
              </w:tabs>
            </w:pPr>
            <w:r>
              <w:t>4. Starts a loop to fetch each row from the cursor into the "rec" variable.</w:t>
            </w:r>
          </w:p>
          <w:p w14:paraId="40AA7A8F" w14:textId="77777777" w:rsidR="00567D97" w:rsidRDefault="00567D97" w:rsidP="00567D97">
            <w:pPr>
              <w:tabs>
                <w:tab w:val="left" w:pos="640"/>
              </w:tabs>
            </w:pPr>
            <w:r>
              <w:t>5. Exits the loop when there are no more rows to fetch.</w:t>
            </w:r>
          </w:p>
          <w:p w14:paraId="672C8F85" w14:textId="77777777" w:rsidR="00567D97" w:rsidRDefault="00567D97" w:rsidP="00567D97">
            <w:pPr>
              <w:tabs>
                <w:tab w:val="left" w:pos="640"/>
              </w:tabs>
            </w:pPr>
            <w:r>
              <w:t>6. Prints the customer ID, name, and address using the DBMS_OUTPUT.PUT_LINE() function.</w:t>
            </w:r>
          </w:p>
          <w:p w14:paraId="338ADDC6" w14:textId="77777777" w:rsidR="00567D97" w:rsidRDefault="00567D97" w:rsidP="00567D97">
            <w:pPr>
              <w:tabs>
                <w:tab w:val="left" w:pos="640"/>
              </w:tabs>
            </w:pPr>
            <w:r>
              <w:t>7. Closes the cursor.</w:t>
            </w:r>
          </w:p>
          <w:p w14:paraId="716AC374" w14:textId="77777777" w:rsidR="00567D97" w:rsidRDefault="00567D97" w:rsidP="00567D97">
            <w:pPr>
              <w:tabs>
                <w:tab w:val="left" w:pos="640"/>
              </w:tabs>
            </w:pPr>
          </w:p>
          <w:p w14:paraId="4381BA61" w14:textId="6A3FC1B3" w:rsidR="00CF10AE" w:rsidRDefault="00567D97" w:rsidP="00567D97">
            <w:pPr>
              <w:tabs>
                <w:tab w:val="left" w:pos="640"/>
              </w:tabs>
            </w:pPr>
            <w:r>
              <w:t xml:space="preserve">This code will iterate through each row in the "customers" table and display the customer ID, name, and address for each customer. </w:t>
            </w:r>
          </w:p>
        </w:tc>
      </w:tr>
      <w:tr w:rsidR="00CF10AE" w14:paraId="7C8E79B8"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FBA3331" w14:textId="47463D60" w:rsidR="00CF10AE" w:rsidRDefault="00CF10AE">
            <w:r w:rsidRPr="4F936DC5">
              <w:rPr>
                <w:rFonts w:ascii="Calibri" w:eastAsia="Calibri" w:hAnsi="Calibri" w:cs="Calibri"/>
                <w:b/>
                <w:sz w:val="32"/>
                <w:szCs w:val="32"/>
              </w:rPr>
              <w:t>Expected Output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FBF5C36" w14:textId="2BF714EF" w:rsidR="00CF10AE" w:rsidRDefault="00567D97">
            <w:r w:rsidRPr="00567D97">
              <w:t>Each line represents a customer record with their corresponding ID, name, and address. The code fetches each row from the cursor and prints this information using the DBMS_OUTPUT.PUT_LINE() function.</w:t>
            </w:r>
          </w:p>
        </w:tc>
      </w:tr>
    </w:tbl>
    <w:p w14:paraId="55644277" w14:textId="4E200F31" w:rsidR="4F936DC5" w:rsidRDefault="4F936DC5" w:rsidP="4F936DC5">
      <w:pPr>
        <w:spacing w:line="257" w:lineRule="auto"/>
        <w:rPr>
          <w:rFonts w:ascii="Calibri" w:eastAsia="Calibri" w:hAnsi="Calibri" w:cs="Calibri"/>
          <w:b/>
          <w:bCs/>
          <w:sz w:val="32"/>
          <w:szCs w:val="32"/>
        </w:rPr>
      </w:pPr>
      <w:r w:rsidRPr="4F936DC5">
        <w:rPr>
          <w:rFonts w:ascii="Calibri" w:eastAsia="Calibri" w:hAnsi="Calibri" w:cs="Calibri"/>
          <w:b/>
          <w:bCs/>
          <w:sz w:val="32"/>
          <w:szCs w:val="32"/>
        </w:rPr>
        <w:t xml:space="preserve"> </w:t>
      </w:r>
    </w:p>
    <w:tbl>
      <w:tblPr>
        <w:tblStyle w:val="TableGrid"/>
        <w:tblW w:w="0" w:type="auto"/>
        <w:tblLayout w:type="fixed"/>
        <w:tblLook w:val="04A0" w:firstRow="1" w:lastRow="0" w:firstColumn="1" w:lastColumn="0" w:noHBand="0" w:noVBand="1"/>
      </w:tblPr>
      <w:tblGrid>
        <w:gridCol w:w="5385"/>
        <w:gridCol w:w="5385"/>
      </w:tblGrid>
      <w:tr w:rsidR="00567D97" w14:paraId="69C9C582" w14:textId="77777777" w:rsidTr="0046119A">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18F9D59" w14:textId="77777777" w:rsidR="00567D97" w:rsidRDefault="00567D97" w:rsidP="0046119A">
            <w:r w:rsidRPr="4F936DC5">
              <w:rPr>
                <w:rFonts w:ascii="Calibri" w:eastAsia="Calibri" w:hAnsi="Calibri" w:cs="Calibri"/>
                <w:b/>
                <w:sz w:val="32"/>
                <w:szCs w:val="32"/>
              </w:rPr>
              <w:t>Cursor  Name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D943533" w14:textId="77777777" w:rsidR="00567D97" w:rsidRDefault="00567D97" w:rsidP="0046119A">
            <w:r w:rsidRPr="4F936DC5">
              <w:rPr>
                <w:rFonts w:ascii="Calibri" w:eastAsia="Calibri" w:hAnsi="Calibri" w:cs="Calibri"/>
                <w:b/>
                <w:sz w:val="32"/>
                <w:szCs w:val="32"/>
              </w:rPr>
              <w:t>Explanation of the cursor</w:t>
            </w:r>
          </w:p>
        </w:tc>
      </w:tr>
      <w:tr w:rsidR="00567D97" w14:paraId="13B5CB2A" w14:textId="77777777" w:rsidTr="0046119A">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7CAB0049" w14:textId="46717066" w:rsidR="00567D97" w:rsidRDefault="0081529E" w:rsidP="0046119A">
            <w:r w:rsidRPr="0081529E">
              <w:t>c_addresses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F380F64" w14:textId="77777777" w:rsidR="009079F4" w:rsidRDefault="009079F4" w:rsidP="009079F4">
            <w:pPr>
              <w:tabs>
                <w:tab w:val="left" w:pos="640"/>
              </w:tabs>
              <w:spacing w:after="0" w:line="240" w:lineRule="auto"/>
            </w:pPr>
            <w:r>
              <w:t>1. The `DECLARE` keyword is used to begin the declaration section of the PL/SQL block. This is where you declare variables, cursors, and other program elements.</w:t>
            </w:r>
          </w:p>
          <w:p w14:paraId="44B33217" w14:textId="77777777" w:rsidR="009079F4" w:rsidRDefault="009079F4" w:rsidP="009079F4">
            <w:pPr>
              <w:tabs>
                <w:tab w:val="left" w:pos="640"/>
              </w:tabs>
              <w:spacing w:after="0" w:line="240" w:lineRule="auto"/>
            </w:pPr>
          </w:p>
          <w:p w14:paraId="29957021" w14:textId="77777777" w:rsidR="009079F4" w:rsidRDefault="009079F4" w:rsidP="009079F4">
            <w:pPr>
              <w:tabs>
                <w:tab w:val="left" w:pos="640"/>
              </w:tabs>
              <w:spacing w:after="0" w:line="240" w:lineRule="auto"/>
            </w:pPr>
            <w:r>
              <w:t>2. Next, you declare a cursor named `c_addresses` using the `CURSOR` keyword. This cursor is defined to select all rows from the `addresses` table where the `states` column is equal to 'CA'. It acts as a pointer to the result set of the query.</w:t>
            </w:r>
          </w:p>
          <w:p w14:paraId="64FB584F" w14:textId="77777777" w:rsidR="009079F4" w:rsidRDefault="009079F4" w:rsidP="009079F4">
            <w:pPr>
              <w:tabs>
                <w:tab w:val="left" w:pos="640"/>
              </w:tabs>
              <w:spacing w:after="0" w:line="240" w:lineRule="auto"/>
            </w:pPr>
          </w:p>
          <w:p w14:paraId="1977C2FE" w14:textId="77777777" w:rsidR="009079F4" w:rsidRDefault="009079F4" w:rsidP="009079F4">
            <w:pPr>
              <w:tabs>
                <w:tab w:val="left" w:pos="640"/>
              </w:tabs>
              <w:spacing w:after="0" w:line="240" w:lineRule="auto"/>
            </w:pPr>
            <w:r>
              <w:t>3. After the `BEGIN` keyword, the actual execution of the PL/SQL block begins.</w:t>
            </w:r>
          </w:p>
          <w:p w14:paraId="22803A28" w14:textId="77777777" w:rsidR="009079F4" w:rsidRDefault="009079F4" w:rsidP="009079F4">
            <w:pPr>
              <w:tabs>
                <w:tab w:val="left" w:pos="640"/>
              </w:tabs>
              <w:spacing w:after="0" w:line="240" w:lineRule="auto"/>
            </w:pPr>
          </w:p>
          <w:p w14:paraId="2C43C6A2" w14:textId="77777777" w:rsidR="009079F4" w:rsidRDefault="009079F4" w:rsidP="009079F4">
            <w:pPr>
              <w:tabs>
                <w:tab w:val="left" w:pos="640"/>
              </w:tabs>
              <w:spacing w:after="0" w:line="240" w:lineRule="auto"/>
            </w:pPr>
            <w:r>
              <w:t>4. The `FOR` loop is used to iterate over each row fetched by the cursor. In this case, the loop variable `address` represents each row of data.</w:t>
            </w:r>
          </w:p>
          <w:p w14:paraId="3F27EDDF" w14:textId="77777777" w:rsidR="009079F4" w:rsidRDefault="009079F4" w:rsidP="009079F4">
            <w:pPr>
              <w:tabs>
                <w:tab w:val="left" w:pos="640"/>
              </w:tabs>
              <w:spacing w:after="0" w:line="240" w:lineRule="auto"/>
            </w:pPr>
          </w:p>
          <w:p w14:paraId="79DD669D" w14:textId="77777777" w:rsidR="009079F4" w:rsidRDefault="009079F4" w:rsidP="009079F4">
            <w:pPr>
              <w:tabs>
                <w:tab w:val="left" w:pos="640"/>
              </w:tabs>
              <w:spacing w:after="0" w:line="240" w:lineRule="auto"/>
            </w:pPr>
            <w:r>
              <w:t xml:space="preserve">5. Within the loop, the `DBMS_OUTPUT.PUT_LINE` statement is used to display the address ID and customer ID for each address. The `||` operator is used for </w:t>
            </w:r>
            <w:r>
              <w:lastRenderedPageBreak/>
              <w:t>concatenation, combining the text with the values from the `address` record.</w:t>
            </w:r>
          </w:p>
          <w:p w14:paraId="3DB696BD" w14:textId="77777777" w:rsidR="009079F4" w:rsidRDefault="009079F4" w:rsidP="009079F4">
            <w:pPr>
              <w:tabs>
                <w:tab w:val="left" w:pos="640"/>
              </w:tabs>
              <w:spacing w:after="0" w:line="240" w:lineRule="auto"/>
            </w:pPr>
          </w:p>
          <w:p w14:paraId="20C19453" w14:textId="77777777" w:rsidR="009079F4" w:rsidRDefault="009079F4" w:rsidP="009079F4">
            <w:pPr>
              <w:tabs>
                <w:tab w:val="left" w:pos="640"/>
              </w:tabs>
              <w:spacing w:after="0" w:line="240" w:lineRule="auto"/>
            </w:pPr>
            <w:r>
              <w:t>6. The `END LOOP` statement marks the end of the loop.</w:t>
            </w:r>
          </w:p>
          <w:p w14:paraId="3D63E874" w14:textId="77777777" w:rsidR="009079F4" w:rsidRDefault="009079F4" w:rsidP="009079F4">
            <w:pPr>
              <w:tabs>
                <w:tab w:val="left" w:pos="640"/>
              </w:tabs>
              <w:spacing w:after="0" w:line="240" w:lineRule="auto"/>
            </w:pPr>
          </w:p>
          <w:p w14:paraId="3CD97BBD" w14:textId="77777777" w:rsidR="009079F4" w:rsidRDefault="009079F4" w:rsidP="009079F4">
            <w:pPr>
              <w:tabs>
                <w:tab w:val="left" w:pos="640"/>
              </w:tabs>
              <w:spacing w:after="0" w:line="240" w:lineRule="auto"/>
            </w:pPr>
            <w:r>
              <w:t>7. Finally, the `/` symbol is used to execute the PL/SQL block.</w:t>
            </w:r>
          </w:p>
          <w:p w14:paraId="7E6CD414" w14:textId="77777777" w:rsidR="009079F4" w:rsidRDefault="009079F4" w:rsidP="009079F4">
            <w:pPr>
              <w:tabs>
                <w:tab w:val="left" w:pos="640"/>
              </w:tabs>
              <w:spacing w:after="0" w:line="240" w:lineRule="auto"/>
            </w:pPr>
          </w:p>
          <w:p w14:paraId="336DBB43" w14:textId="3010FBFA" w:rsidR="00567D97" w:rsidRDefault="009079F4" w:rsidP="009079F4">
            <w:pPr>
              <w:tabs>
                <w:tab w:val="left" w:pos="640"/>
              </w:tabs>
            </w:pPr>
            <w:r>
              <w:t>This code allows you to fetch and process the addresses associated with the state of California from the `addresses` table.</w:t>
            </w:r>
          </w:p>
        </w:tc>
      </w:tr>
      <w:tr w:rsidR="00567D97" w14:paraId="1BBAC5CE" w14:textId="77777777" w:rsidTr="0046119A">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403FCB39" w14:textId="77777777" w:rsidR="00567D97" w:rsidRDefault="00567D97" w:rsidP="0046119A">
            <w:r w:rsidRPr="4F936DC5">
              <w:rPr>
                <w:rFonts w:ascii="Calibri" w:eastAsia="Calibri" w:hAnsi="Calibri" w:cs="Calibri"/>
                <w:b/>
                <w:sz w:val="32"/>
                <w:szCs w:val="32"/>
              </w:rPr>
              <w:lastRenderedPageBreak/>
              <w:t>Expected Output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A640FB0" w14:textId="36260028" w:rsidR="00567D97" w:rsidRDefault="009C6742" w:rsidP="0046119A">
            <w:r w:rsidRPr="009C6742">
              <w:t>In your specific code, the cursor output is displaying the `Address ID` and `Customer ID` for each address retrieved from the database. These values can be used for further processing or analysis, depending on the requirements of your application.</w:t>
            </w:r>
          </w:p>
        </w:tc>
      </w:tr>
    </w:tbl>
    <w:p w14:paraId="1A5B09B1" w14:textId="77777777" w:rsidR="00567D97" w:rsidRDefault="00567D97" w:rsidP="4F936DC5">
      <w:pPr>
        <w:spacing w:line="257" w:lineRule="auto"/>
      </w:pPr>
    </w:p>
    <w:p w14:paraId="2D4AB0BB" w14:textId="79AB8190" w:rsidR="00CF10AE" w:rsidRDefault="00CF10AE" w:rsidP="4F936DC5">
      <w:pPr>
        <w:spacing w:line="257" w:lineRule="auto"/>
      </w:pPr>
      <w:r w:rsidRPr="4F936DC5">
        <w:rPr>
          <w:rFonts w:ascii="Calibri" w:eastAsia="Calibri" w:hAnsi="Calibri" w:cs="Calibri"/>
          <w:b/>
          <w:sz w:val="32"/>
          <w:szCs w:val="32"/>
        </w:rPr>
        <w:t>-- Sql query file name</w:t>
      </w:r>
      <w:r w:rsidRPr="4F936DC5">
        <w:rPr>
          <w:rFonts w:ascii="Calibri" w:eastAsia="Calibri" w:hAnsi="Calibri" w:cs="Calibri"/>
          <w:b/>
          <w:sz w:val="32"/>
          <w:szCs w:val="32"/>
          <w:highlight w:val="yellow"/>
        </w:rPr>
        <w:t>&lt;&lt;</w:t>
      </w:r>
      <w:hyperlink r:id="rId69" w:history="1">
        <w:r w:rsidR="005F3FD9" w:rsidRPr="005F3FD9">
          <w:rPr>
            <w:rStyle w:val="Hyperlink"/>
            <w:rFonts w:ascii="Calibri" w:eastAsia="Calibri" w:hAnsi="Calibri" w:cs="Calibri"/>
            <w:b/>
            <w:sz w:val="32"/>
            <w:szCs w:val="32"/>
            <w:highlight w:val="yellow"/>
          </w:rPr>
          <w:t>cursor</w:t>
        </w:r>
        <w:r w:rsidR="00067DA1">
          <w:rPr>
            <w:rStyle w:val="Hyperlink"/>
            <w:rFonts w:ascii="Calibri" w:eastAsia="Calibri" w:hAnsi="Calibri" w:cs="Calibri"/>
            <w:b/>
            <w:sz w:val="32"/>
            <w:szCs w:val="32"/>
            <w:highlight w:val="yellow"/>
          </w:rPr>
          <w:t xml:space="preserve"> queries</w:t>
        </w:r>
        <w:r w:rsidR="005F3FD9" w:rsidRPr="005F3FD9">
          <w:rPr>
            <w:rStyle w:val="Hyperlink"/>
            <w:rFonts w:ascii="Calibri" w:eastAsia="Calibri" w:hAnsi="Calibri" w:cs="Calibri"/>
            <w:b/>
            <w:sz w:val="32"/>
            <w:szCs w:val="32"/>
            <w:highlight w:val="yellow"/>
          </w:rPr>
          <w:t>.sql</w:t>
        </w:r>
      </w:hyperlink>
      <w:r w:rsidR="00B508F0" w:rsidRPr="4F936DC5">
        <w:rPr>
          <w:rFonts w:ascii="Calibri" w:eastAsia="Calibri" w:hAnsi="Calibri" w:cs="Calibri"/>
          <w:b/>
          <w:sz w:val="32"/>
          <w:szCs w:val="32"/>
          <w:highlight w:val="yellow"/>
        </w:rPr>
        <w:t xml:space="preserve"> </w:t>
      </w:r>
      <w:r w:rsidRPr="4F936DC5">
        <w:rPr>
          <w:rFonts w:ascii="Calibri" w:eastAsia="Calibri" w:hAnsi="Calibri" w:cs="Calibri"/>
          <w:b/>
          <w:sz w:val="32"/>
          <w:szCs w:val="32"/>
          <w:highlight w:val="yellow"/>
        </w:rPr>
        <w:t>&gt;&gt;</w:t>
      </w:r>
    </w:p>
    <w:p w14:paraId="2AF9B20A" w14:textId="1883C195" w:rsidR="00CF10AE" w:rsidRDefault="00CF10AE" w:rsidP="4F936DC5">
      <w:pPr>
        <w:spacing w:line="257" w:lineRule="auto"/>
      </w:pPr>
      <w:r w:rsidRPr="4F936DC5">
        <w:rPr>
          <w:rFonts w:ascii="Calibri" w:eastAsia="Calibri" w:hAnsi="Calibri" w:cs="Calibri"/>
          <w:b/>
          <w:sz w:val="32"/>
          <w:szCs w:val="32"/>
        </w:rPr>
        <w:t>Screenshot:</w:t>
      </w:r>
    </w:p>
    <w:p w14:paraId="170D9B63" w14:textId="6D462C41" w:rsidR="00CF10AE" w:rsidRDefault="00CF10AE" w:rsidP="4F936DC5">
      <w:pPr>
        <w:spacing w:line="257" w:lineRule="auto"/>
        <w:rPr>
          <w:rFonts w:ascii="Calibri" w:eastAsia="Calibri" w:hAnsi="Calibri" w:cs="Calibri"/>
          <w:b/>
          <w:sz w:val="32"/>
          <w:szCs w:val="32"/>
        </w:rPr>
      </w:pPr>
      <w:r w:rsidRPr="4F936DC5">
        <w:rPr>
          <w:rFonts w:ascii="Calibri" w:eastAsia="Calibri" w:hAnsi="Calibri" w:cs="Calibri"/>
          <w:b/>
          <w:sz w:val="32"/>
          <w:szCs w:val="32"/>
        </w:rPr>
        <w:t>&lt;&lt;Place outputs of execution&gt;&gt;</w:t>
      </w:r>
    </w:p>
    <w:p w14:paraId="47E82518" w14:textId="2FE3E3A2" w:rsidR="00FB4DF0" w:rsidRDefault="00FB4DF0" w:rsidP="4F936DC5">
      <w:pPr>
        <w:spacing w:line="257" w:lineRule="auto"/>
      </w:pPr>
      <w:r w:rsidRPr="00AB73C4">
        <w:rPr>
          <w:noProof/>
          <w:lang w:val="en-US"/>
        </w:rPr>
        <w:drawing>
          <wp:inline distT="0" distB="0" distL="0" distR="0" wp14:anchorId="54A0967E" wp14:editId="2FBA350B">
            <wp:extent cx="4313294" cy="1943268"/>
            <wp:effectExtent l="0" t="0" r="0" b="0"/>
            <wp:docPr id="21349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773" name=""/>
                    <pic:cNvPicPr/>
                  </pic:nvPicPr>
                  <pic:blipFill>
                    <a:blip r:embed="rId70"/>
                    <a:stretch>
                      <a:fillRect/>
                    </a:stretch>
                  </pic:blipFill>
                  <pic:spPr>
                    <a:xfrm>
                      <a:off x="0" y="0"/>
                      <a:ext cx="4313294" cy="1943268"/>
                    </a:xfrm>
                    <a:prstGeom prst="rect">
                      <a:avLst/>
                    </a:prstGeom>
                  </pic:spPr>
                </pic:pic>
              </a:graphicData>
            </a:graphic>
          </wp:inline>
        </w:drawing>
      </w:r>
    </w:p>
    <w:p w14:paraId="0A6F4C89" w14:textId="35C6DEF4" w:rsidR="00E6720F" w:rsidRDefault="00E6720F" w:rsidP="4F936DC5">
      <w:pPr>
        <w:spacing w:line="257" w:lineRule="auto"/>
      </w:pPr>
      <w:r w:rsidRPr="00E6720F">
        <w:drawing>
          <wp:inline distT="0" distB="0" distL="0" distR="0" wp14:anchorId="296401CC" wp14:editId="7CA5A9B3">
            <wp:extent cx="2857748" cy="983065"/>
            <wp:effectExtent l="0" t="0" r="0" b="7620"/>
            <wp:docPr id="101680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01162" name=""/>
                    <pic:cNvPicPr/>
                  </pic:nvPicPr>
                  <pic:blipFill>
                    <a:blip r:embed="rId71"/>
                    <a:stretch>
                      <a:fillRect/>
                    </a:stretch>
                  </pic:blipFill>
                  <pic:spPr>
                    <a:xfrm>
                      <a:off x="0" y="0"/>
                      <a:ext cx="2857748" cy="983065"/>
                    </a:xfrm>
                    <a:prstGeom prst="rect">
                      <a:avLst/>
                    </a:prstGeom>
                  </pic:spPr>
                </pic:pic>
              </a:graphicData>
            </a:graphic>
          </wp:inline>
        </w:drawing>
      </w:r>
    </w:p>
    <w:p w14:paraId="2E912543" w14:textId="18510025" w:rsidR="00CF10AE" w:rsidRDefault="00CF10AE" w:rsidP="4F936DC5">
      <w:pPr>
        <w:spacing w:line="257" w:lineRule="auto"/>
      </w:pPr>
      <w:r w:rsidRPr="4F936DC5">
        <w:rPr>
          <w:rFonts w:ascii="Calibri" w:eastAsia="Calibri" w:hAnsi="Calibri" w:cs="Calibri"/>
          <w:b/>
          <w:sz w:val="32"/>
          <w:szCs w:val="32"/>
        </w:rPr>
        <w:t>Inference:</w:t>
      </w:r>
    </w:p>
    <w:p w14:paraId="02B63165" w14:textId="137CB886" w:rsidR="00CF10AE" w:rsidRDefault="00CF10AE" w:rsidP="4F936DC5">
      <w:pPr>
        <w:spacing w:line="257" w:lineRule="auto"/>
      </w:pPr>
      <w:r w:rsidRPr="4F936DC5">
        <w:rPr>
          <w:rFonts w:ascii="Calibri" w:eastAsia="Calibri" w:hAnsi="Calibri" w:cs="Calibri"/>
          <w:b/>
          <w:sz w:val="32"/>
          <w:szCs w:val="32"/>
        </w:rPr>
        <w:t>&lt;&lt;Explain what you would like to explain about the output&gt;&gt;</w:t>
      </w:r>
    </w:p>
    <w:p w14:paraId="726A465E" w14:textId="6906371C" w:rsidR="4F936DC5" w:rsidRDefault="4F936DC5" w:rsidP="4F936DC5">
      <w:pPr>
        <w:spacing w:line="257" w:lineRule="auto"/>
      </w:pPr>
      <w:r w:rsidRPr="4F936DC5">
        <w:rPr>
          <w:rFonts w:ascii="Calibri" w:eastAsia="Calibri" w:hAnsi="Calibri" w:cs="Calibri"/>
          <w:b/>
          <w:bCs/>
          <w:sz w:val="32"/>
          <w:szCs w:val="32"/>
        </w:rPr>
        <w:t xml:space="preserve"> </w:t>
      </w:r>
    </w:p>
    <w:p w14:paraId="1573A644" w14:textId="2AC11C20" w:rsidR="00CF10AE" w:rsidRDefault="00CF10AE" w:rsidP="4F936DC5">
      <w:pPr>
        <w:spacing w:line="257" w:lineRule="auto"/>
      </w:pPr>
      <w:r w:rsidRPr="4F936DC5">
        <w:rPr>
          <w:rFonts w:ascii="Calibri" w:eastAsia="Calibri" w:hAnsi="Calibri" w:cs="Calibri"/>
          <w:b/>
          <w:sz w:val="32"/>
          <w:szCs w:val="32"/>
        </w:rPr>
        <w:t>8. Section-8(Trigger file)</w:t>
      </w:r>
    </w:p>
    <w:p w14:paraId="0DF7D34D" w14:textId="3A69E857" w:rsidR="00CF10AE" w:rsidRDefault="00CF10AE" w:rsidP="4F936DC5">
      <w:pPr>
        <w:spacing w:line="257" w:lineRule="auto"/>
      </w:pPr>
      <w:r w:rsidRPr="4F936DC5">
        <w:rPr>
          <w:rFonts w:ascii="Calibri" w:eastAsia="Calibri" w:hAnsi="Calibri" w:cs="Calibri"/>
          <w:b/>
          <w:sz w:val="32"/>
          <w:szCs w:val="32"/>
        </w:rPr>
        <w:t>&lt;&lt;Can be more than one trigger operation&gt;&gt;</w:t>
      </w:r>
    </w:p>
    <w:tbl>
      <w:tblPr>
        <w:tblStyle w:val="TableGrid"/>
        <w:tblW w:w="0" w:type="auto"/>
        <w:tblLayout w:type="fixed"/>
        <w:tblLook w:val="04A0" w:firstRow="1" w:lastRow="0" w:firstColumn="1" w:lastColumn="0" w:noHBand="0" w:noVBand="1"/>
      </w:tblPr>
      <w:tblGrid>
        <w:gridCol w:w="5385"/>
        <w:gridCol w:w="5385"/>
      </w:tblGrid>
      <w:tr w:rsidR="00CF10AE" w14:paraId="21720091"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2AE1D89" w14:textId="74B44588" w:rsidR="00CF10AE" w:rsidRDefault="00CF10AE">
            <w:r w:rsidRPr="4F936DC5">
              <w:rPr>
                <w:rFonts w:ascii="Calibri" w:eastAsia="Calibri" w:hAnsi="Calibri" w:cs="Calibri"/>
                <w:b/>
                <w:sz w:val="32"/>
                <w:szCs w:val="32"/>
              </w:rPr>
              <w:t>Cursor  Name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7DD4D38" w14:textId="48E537A0" w:rsidR="00CF10AE" w:rsidRDefault="00CF10AE" w:rsidP="00CF10AE">
            <w:r w:rsidRPr="4F936DC5">
              <w:rPr>
                <w:rFonts w:ascii="Calibri" w:eastAsia="Calibri" w:hAnsi="Calibri" w:cs="Calibri"/>
                <w:b/>
                <w:sz w:val="32"/>
                <w:szCs w:val="32"/>
              </w:rPr>
              <w:t>1.Explanation of the trigger operation</w:t>
            </w:r>
          </w:p>
          <w:p w14:paraId="23F2BC50" w14:textId="07A7471F" w:rsidR="00CF10AE" w:rsidRDefault="00CF10AE" w:rsidP="00CF10AE">
            <w:r w:rsidRPr="4F936DC5">
              <w:rPr>
                <w:rFonts w:ascii="Calibri" w:eastAsia="Calibri" w:hAnsi="Calibri" w:cs="Calibri"/>
                <w:b/>
                <w:sz w:val="32"/>
                <w:szCs w:val="32"/>
              </w:rPr>
              <w:t>2.Type of Trigger</w:t>
            </w:r>
          </w:p>
        </w:tc>
      </w:tr>
      <w:tr w:rsidR="00CF10AE" w14:paraId="60D043F7"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252F04B" w14:textId="06DBC61A" w:rsidR="00CF10AE" w:rsidRDefault="003B0C43">
            <w:r w:rsidRPr="003B0C43">
              <w:lastRenderedPageBreak/>
              <w:t>Set_Default_Category</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CB0C229" w14:textId="77777777" w:rsidR="00A821AE" w:rsidRPr="00A821AE" w:rsidRDefault="00A821AE" w:rsidP="00A821AE">
            <w:pPr>
              <w:spacing w:after="0" w:line="240" w:lineRule="auto"/>
              <w:rPr>
                <w:rFonts w:ascii="Calibri" w:eastAsia="Calibri" w:hAnsi="Calibri" w:cs="Calibri"/>
                <w:b/>
                <w:sz w:val="32"/>
                <w:szCs w:val="32"/>
              </w:rPr>
            </w:pPr>
            <w:r w:rsidRPr="00A821AE">
              <w:rPr>
                <w:rFonts w:ascii="Calibri" w:eastAsia="Calibri" w:hAnsi="Calibri" w:cs="Calibri"/>
                <w:b/>
                <w:sz w:val="32"/>
                <w:szCs w:val="32"/>
              </w:rPr>
              <w:t>1. The trigger is named "Set_Default_Category" and it is associated with the categories table.</w:t>
            </w:r>
          </w:p>
          <w:p w14:paraId="14156CAD" w14:textId="77777777" w:rsidR="00A821AE" w:rsidRPr="00A821AE" w:rsidRDefault="00A821AE" w:rsidP="00A821AE">
            <w:pPr>
              <w:spacing w:after="0" w:line="240" w:lineRule="auto"/>
              <w:rPr>
                <w:rFonts w:ascii="Calibri" w:eastAsia="Calibri" w:hAnsi="Calibri" w:cs="Calibri"/>
                <w:b/>
                <w:sz w:val="32"/>
                <w:szCs w:val="32"/>
              </w:rPr>
            </w:pPr>
          </w:p>
          <w:p w14:paraId="14F6E1CC" w14:textId="77777777" w:rsidR="00A821AE" w:rsidRPr="00A821AE" w:rsidRDefault="00A821AE" w:rsidP="00A821AE">
            <w:pPr>
              <w:spacing w:after="0" w:line="240" w:lineRule="auto"/>
              <w:rPr>
                <w:rFonts w:ascii="Calibri" w:eastAsia="Calibri" w:hAnsi="Calibri" w:cs="Calibri"/>
                <w:b/>
                <w:sz w:val="32"/>
                <w:szCs w:val="32"/>
              </w:rPr>
            </w:pPr>
            <w:r w:rsidRPr="00A821AE">
              <w:rPr>
                <w:rFonts w:ascii="Calibri" w:eastAsia="Calibri" w:hAnsi="Calibri" w:cs="Calibri"/>
                <w:b/>
                <w:sz w:val="32"/>
                <w:szCs w:val="32"/>
              </w:rPr>
              <w:t>2. The trigger is defined as a BEFORE INSERT trigger, which means it will be executed before a new row is inserted into the categories table.</w:t>
            </w:r>
          </w:p>
          <w:p w14:paraId="5E410462" w14:textId="77777777" w:rsidR="00A821AE" w:rsidRPr="00A821AE" w:rsidRDefault="00A821AE" w:rsidP="00A821AE">
            <w:pPr>
              <w:spacing w:after="0" w:line="240" w:lineRule="auto"/>
              <w:rPr>
                <w:rFonts w:ascii="Calibri" w:eastAsia="Calibri" w:hAnsi="Calibri" w:cs="Calibri"/>
                <w:b/>
                <w:sz w:val="32"/>
                <w:szCs w:val="32"/>
              </w:rPr>
            </w:pPr>
          </w:p>
          <w:p w14:paraId="7F52030F" w14:textId="77777777" w:rsidR="00A821AE" w:rsidRPr="00A821AE" w:rsidRDefault="00A821AE" w:rsidP="00A821AE">
            <w:pPr>
              <w:spacing w:after="0" w:line="240" w:lineRule="auto"/>
              <w:rPr>
                <w:rFonts w:ascii="Calibri" w:eastAsia="Calibri" w:hAnsi="Calibri" w:cs="Calibri"/>
                <w:b/>
                <w:sz w:val="32"/>
                <w:szCs w:val="32"/>
              </w:rPr>
            </w:pPr>
            <w:r w:rsidRPr="00A821AE">
              <w:rPr>
                <w:rFonts w:ascii="Calibri" w:eastAsia="Calibri" w:hAnsi="Calibri" w:cs="Calibri"/>
                <w:b/>
                <w:sz w:val="32"/>
                <w:szCs w:val="32"/>
              </w:rPr>
              <w:t>3. The trigger is set to execute FOR EACH ROW, meaning it will be triggered for each individual row that is being inserted.</w:t>
            </w:r>
          </w:p>
          <w:p w14:paraId="084C4007" w14:textId="77777777" w:rsidR="00A821AE" w:rsidRPr="00A821AE" w:rsidRDefault="00A821AE" w:rsidP="00A821AE">
            <w:pPr>
              <w:spacing w:after="0" w:line="240" w:lineRule="auto"/>
              <w:rPr>
                <w:rFonts w:ascii="Calibri" w:eastAsia="Calibri" w:hAnsi="Calibri" w:cs="Calibri"/>
                <w:b/>
                <w:sz w:val="32"/>
                <w:szCs w:val="32"/>
              </w:rPr>
            </w:pPr>
          </w:p>
          <w:p w14:paraId="7040FD78" w14:textId="77777777" w:rsidR="00A821AE" w:rsidRPr="00A821AE" w:rsidRDefault="00A821AE" w:rsidP="00A821AE">
            <w:pPr>
              <w:spacing w:after="0" w:line="240" w:lineRule="auto"/>
              <w:rPr>
                <w:rFonts w:ascii="Calibri" w:eastAsia="Calibri" w:hAnsi="Calibri" w:cs="Calibri"/>
                <w:b/>
                <w:sz w:val="32"/>
                <w:szCs w:val="32"/>
              </w:rPr>
            </w:pPr>
            <w:r w:rsidRPr="00A821AE">
              <w:rPr>
                <w:rFonts w:ascii="Calibri" w:eastAsia="Calibri" w:hAnsi="Calibri" w:cs="Calibri"/>
                <w:b/>
                <w:sz w:val="32"/>
                <w:szCs w:val="32"/>
              </w:rPr>
              <w:t>4. Inside the trigger, there is an IF statement that checks if the value of the description column for the new row, represented by :NEW.description, is NULL.</w:t>
            </w:r>
          </w:p>
          <w:p w14:paraId="0848D5E4" w14:textId="77777777" w:rsidR="00A821AE" w:rsidRPr="00A821AE" w:rsidRDefault="00A821AE" w:rsidP="00A821AE">
            <w:pPr>
              <w:spacing w:after="0" w:line="240" w:lineRule="auto"/>
              <w:rPr>
                <w:rFonts w:ascii="Calibri" w:eastAsia="Calibri" w:hAnsi="Calibri" w:cs="Calibri"/>
                <w:b/>
                <w:sz w:val="32"/>
                <w:szCs w:val="32"/>
              </w:rPr>
            </w:pPr>
          </w:p>
          <w:p w14:paraId="6D423184" w14:textId="77777777" w:rsidR="00A821AE" w:rsidRPr="00A821AE" w:rsidRDefault="00A821AE" w:rsidP="00A821AE">
            <w:pPr>
              <w:spacing w:after="0" w:line="240" w:lineRule="auto"/>
              <w:rPr>
                <w:rFonts w:ascii="Calibri" w:eastAsia="Calibri" w:hAnsi="Calibri" w:cs="Calibri"/>
                <w:b/>
                <w:sz w:val="32"/>
                <w:szCs w:val="32"/>
              </w:rPr>
            </w:pPr>
            <w:r w:rsidRPr="00A821AE">
              <w:rPr>
                <w:rFonts w:ascii="Calibri" w:eastAsia="Calibri" w:hAnsi="Calibri" w:cs="Calibri"/>
                <w:b/>
                <w:sz w:val="32"/>
                <w:szCs w:val="32"/>
              </w:rPr>
              <w:t>5. If the description value is indeed NULL, the trigger will assign the value 'Default description' to the :NEW.description column for that particular row.</w:t>
            </w:r>
          </w:p>
          <w:p w14:paraId="1F727CCE" w14:textId="77777777" w:rsidR="00A821AE" w:rsidRPr="00A821AE" w:rsidRDefault="00A821AE" w:rsidP="00A821AE">
            <w:pPr>
              <w:spacing w:after="0" w:line="240" w:lineRule="auto"/>
              <w:rPr>
                <w:rFonts w:ascii="Calibri" w:eastAsia="Calibri" w:hAnsi="Calibri" w:cs="Calibri"/>
                <w:b/>
                <w:sz w:val="32"/>
                <w:szCs w:val="32"/>
              </w:rPr>
            </w:pPr>
          </w:p>
          <w:p w14:paraId="4BF12C32" w14:textId="062ABB63" w:rsidR="00F70F16" w:rsidRDefault="00A821AE" w:rsidP="00A821AE">
            <w:pPr>
              <w:rPr>
                <w:rFonts w:ascii="Calibri" w:eastAsia="Calibri" w:hAnsi="Calibri" w:cs="Calibri"/>
                <w:b/>
                <w:sz w:val="32"/>
                <w:szCs w:val="32"/>
              </w:rPr>
            </w:pPr>
            <w:r w:rsidRPr="00A821AE">
              <w:rPr>
                <w:rFonts w:ascii="Calibri" w:eastAsia="Calibri" w:hAnsi="Calibri" w:cs="Calibri"/>
                <w:b/>
                <w:sz w:val="32"/>
                <w:szCs w:val="32"/>
              </w:rPr>
              <w:t>6. This ensures that if a description is not provided during the insertion of a new row, the trigger will automatically set a default description of 'Default description'.</w:t>
            </w:r>
          </w:p>
          <w:p w14:paraId="19B18848" w14:textId="295D5EF8" w:rsidR="00CF10AE" w:rsidRDefault="00F70F16">
            <w:r>
              <w:rPr>
                <w:rFonts w:ascii="Calibri" w:eastAsia="Calibri" w:hAnsi="Calibri" w:cs="Calibri"/>
                <w:b/>
                <w:sz w:val="32"/>
                <w:szCs w:val="32"/>
              </w:rPr>
              <w:t>Type:</w:t>
            </w:r>
            <w:r>
              <w:t xml:space="preserve"> </w:t>
            </w:r>
            <w:r w:rsidR="00FE05F0" w:rsidRPr="00FE05F0">
              <w:rPr>
                <w:rFonts w:ascii="Calibri" w:eastAsia="Calibri" w:hAnsi="Calibri" w:cs="Calibri"/>
                <w:b/>
                <w:sz w:val="32"/>
                <w:szCs w:val="32"/>
              </w:rPr>
              <w:t>BEFORE INSERT trigger.</w:t>
            </w:r>
          </w:p>
        </w:tc>
      </w:tr>
      <w:tr w:rsidR="00CF10AE" w14:paraId="05BB1089" w14:textId="77777777" w:rsidTr="4F936DC5">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A5C2801" w14:textId="606B2447" w:rsidR="00CF10AE" w:rsidRDefault="00CF10AE">
            <w:r w:rsidRPr="4F936DC5">
              <w:rPr>
                <w:rFonts w:ascii="Calibri" w:eastAsia="Calibri" w:hAnsi="Calibri" w:cs="Calibri"/>
                <w:b/>
                <w:sz w:val="32"/>
                <w:szCs w:val="32"/>
              </w:rPr>
              <w:t>Expected Output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4DDE5D" w14:textId="728E094F" w:rsidR="00CF10AE" w:rsidRDefault="00CB19CA">
            <w:r>
              <w:rPr>
                <w:rFonts w:ascii="Calibri" w:eastAsia="Calibri" w:hAnsi="Calibri" w:cs="Calibri"/>
                <w:b/>
                <w:sz w:val="32"/>
                <w:szCs w:val="32"/>
              </w:rPr>
              <w:t>First trigger create</w:t>
            </w:r>
            <w:r w:rsidR="00071269">
              <w:rPr>
                <w:rFonts w:ascii="Calibri" w:eastAsia="Calibri" w:hAnsi="Calibri" w:cs="Calibri"/>
                <w:b/>
                <w:sz w:val="32"/>
                <w:szCs w:val="32"/>
              </w:rPr>
              <w:t>d</w:t>
            </w:r>
            <w:r>
              <w:rPr>
                <w:rFonts w:ascii="Calibri" w:eastAsia="Calibri" w:hAnsi="Calibri" w:cs="Calibri"/>
                <w:b/>
                <w:sz w:val="32"/>
                <w:szCs w:val="32"/>
              </w:rPr>
              <w:t xml:space="preserve"> then </w:t>
            </w:r>
            <w:r w:rsidR="00A821AE">
              <w:rPr>
                <w:rFonts w:ascii="Calibri" w:eastAsia="Calibri" w:hAnsi="Calibri" w:cs="Calibri"/>
                <w:b/>
                <w:sz w:val="32"/>
                <w:szCs w:val="32"/>
              </w:rPr>
              <w:t>I</w:t>
            </w:r>
            <w:r>
              <w:rPr>
                <w:rFonts w:ascii="Calibri" w:eastAsia="Calibri" w:hAnsi="Calibri" w:cs="Calibri"/>
                <w:b/>
                <w:sz w:val="32"/>
                <w:szCs w:val="32"/>
              </w:rPr>
              <w:t>t</w:t>
            </w:r>
            <w:r w:rsidR="00A821AE">
              <w:rPr>
                <w:rFonts w:ascii="Calibri" w:eastAsia="Calibri" w:hAnsi="Calibri" w:cs="Calibri"/>
                <w:b/>
                <w:sz w:val="32"/>
                <w:szCs w:val="32"/>
              </w:rPr>
              <w:t xml:space="preserve"> </w:t>
            </w:r>
            <w:r>
              <w:rPr>
                <w:rFonts w:ascii="Calibri" w:eastAsia="Calibri" w:hAnsi="Calibri" w:cs="Calibri"/>
                <w:b/>
                <w:sz w:val="32"/>
                <w:szCs w:val="32"/>
              </w:rPr>
              <w:t>will give error if any change made</w:t>
            </w:r>
          </w:p>
        </w:tc>
      </w:tr>
    </w:tbl>
    <w:p w14:paraId="658A9325" w14:textId="77777777" w:rsidR="00FE05F0" w:rsidRDefault="4F936DC5" w:rsidP="4F936DC5">
      <w:pPr>
        <w:spacing w:line="257" w:lineRule="auto"/>
      </w:pPr>
      <w:r w:rsidRPr="4F936DC5">
        <w:rPr>
          <w:rFonts w:ascii="Calibri" w:eastAsia="Calibri" w:hAnsi="Calibri" w:cs="Calibri"/>
          <w:b/>
          <w:bCs/>
          <w:sz w:val="32"/>
          <w:szCs w:val="32"/>
        </w:rPr>
        <w:t xml:space="preserve"> </w:t>
      </w:r>
    </w:p>
    <w:tbl>
      <w:tblPr>
        <w:tblStyle w:val="TableGrid"/>
        <w:tblW w:w="0" w:type="auto"/>
        <w:tblLayout w:type="fixed"/>
        <w:tblLook w:val="04A0" w:firstRow="1" w:lastRow="0" w:firstColumn="1" w:lastColumn="0" w:noHBand="0" w:noVBand="1"/>
      </w:tblPr>
      <w:tblGrid>
        <w:gridCol w:w="5385"/>
        <w:gridCol w:w="5385"/>
      </w:tblGrid>
      <w:tr w:rsidR="00FE05F0" w14:paraId="74089E47" w14:textId="77777777" w:rsidTr="00D67423">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3BCE3B" w14:textId="77777777" w:rsidR="00FE05F0" w:rsidRDefault="00FE05F0" w:rsidP="00D67423">
            <w:r w:rsidRPr="4F936DC5">
              <w:rPr>
                <w:rFonts w:ascii="Calibri" w:eastAsia="Calibri" w:hAnsi="Calibri" w:cs="Calibri"/>
                <w:b/>
                <w:sz w:val="32"/>
                <w:szCs w:val="32"/>
              </w:rPr>
              <w:t>Cursor  Name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1637477" w14:textId="77777777" w:rsidR="00FE05F0" w:rsidRDefault="00FE05F0" w:rsidP="00D67423">
            <w:r w:rsidRPr="4F936DC5">
              <w:rPr>
                <w:rFonts w:ascii="Calibri" w:eastAsia="Calibri" w:hAnsi="Calibri" w:cs="Calibri"/>
                <w:b/>
                <w:sz w:val="32"/>
                <w:szCs w:val="32"/>
              </w:rPr>
              <w:t>1.Explanation of the trigger operation</w:t>
            </w:r>
          </w:p>
          <w:p w14:paraId="3F77DA90" w14:textId="77777777" w:rsidR="00FE05F0" w:rsidRDefault="00FE05F0" w:rsidP="00D67423">
            <w:r w:rsidRPr="4F936DC5">
              <w:rPr>
                <w:rFonts w:ascii="Calibri" w:eastAsia="Calibri" w:hAnsi="Calibri" w:cs="Calibri"/>
                <w:b/>
                <w:sz w:val="32"/>
                <w:szCs w:val="32"/>
              </w:rPr>
              <w:t>2.Type of Trigger</w:t>
            </w:r>
          </w:p>
        </w:tc>
      </w:tr>
      <w:tr w:rsidR="00FE05F0" w14:paraId="261B884C" w14:textId="77777777" w:rsidTr="00D67423">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9ACED14" w14:textId="497285AC" w:rsidR="00FE05F0" w:rsidRDefault="00C11648" w:rsidP="00D67423">
            <w:r w:rsidRPr="00C11648">
              <w:t>Check_Refund_Date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DEC52ED" w14:textId="77777777" w:rsidR="00457964" w:rsidRPr="00457964" w:rsidRDefault="00457964" w:rsidP="00457964">
            <w:pPr>
              <w:spacing w:after="0" w:line="240" w:lineRule="auto"/>
              <w:rPr>
                <w:rFonts w:ascii="Calibri" w:eastAsia="Calibri" w:hAnsi="Calibri" w:cs="Calibri"/>
                <w:b/>
                <w:sz w:val="32"/>
                <w:szCs w:val="32"/>
              </w:rPr>
            </w:pPr>
            <w:r w:rsidRPr="00457964">
              <w:rPr>
                <w:rFonts w:ascii="Calibri" w:eastAsia="Calibri" w:hAnsi="Calibri" w:cs="Calibri"/>
                <w:b/>
                <w:sz w:val="32"/>
                <w:szCs w:val="32"/>
              </w:rPr>
              <w:t xml:space="preserve">1. The trigger is created or replaced using the "CREATE OR REPLACE </w:t>
            </w:r>
            <w:r w:rsidRPr="00457964">
              <w:rPr>
                <w:rFonts w:ascii="Calibri" w:eastAsia="Calibri" w:hAnsi="Calibri" w:cs="Calibri"/>
                <w:b/>
                <w:sz w:val="32"/>
                <w:szCs w:val="32"/>
              </w:rPr>
              <w:lastRenderedPageBreak/>
              <w:t>TRIGGER" statement. It is associated with the products table.</w:t>
            </w:r>
          </w:p>
          <w:p w14:paraId="5E361BF2" w14:textId="77777777" w:rsidR="00457964" w:rsidRPr="00457964" w:rsidRDefault="00457964" w:rsidP="00457964">
            <w:pPr>
              <w:spacing w:after="0" w:line="240" w:lineRule="auto"/>
              <w:rPr>
                <w:rFonts w:ascii="Calibri" w:eastAsia="Calibri" w:hAnsi="Calibri" w:cs="Calibri"/>
                <w:b/>
                <w:sz w:val="32"/>
                <w:szCs w:val="32"/>
              </w:rPr>
            </w:pPr>
          </w:p>
          <w:p w14:paraId="5CDB088D" w14:textId="77777777" w:rsidR="00457964" w:rsidRPr="00457964" w:rsidRDefault="00457964" w:rsidP="00457964">
            <w:pPr>
              <w:spacing w:after="0" w:line="240" w:lineRule="auto"/>
              <w:rPr>
                <w:rFonts w:ascii="Calibri" w:eastAsia="Calibri" w:hAnsi="Calibri" w:cs="Calibri"/>
                <w:b/>
                <w:sz w:val="32"/>
                <w:szCs w:val="32"/>
              </w:rPr>
            </w:pPr>
            <w:r w:rsidRPr="00457964">
              <w:rPr>
                <w:rFonts w:ascii="Calibri" w:eastAsia="Calibri" w:hAnsi="Calibri" w:cs="Calibri"/>
                <w:b/>
                <w:sz w:val="32"/>
                <w:szCs w:val="32"/>
              </w:rPr>
              <w:t>2. The trigger is defined as a BEFORE INSERT OR UPDATE trigger, meaning it will be executed before a new row is inserted or an existing row is updated in the products table.</w:t>
            </w:r>
          </w:p>
          <w:p w14:paraId="59E3E9CE" w14:textId="77777777" w:rsidR="00457964" w:rsidRPr="00457964" w:rsidRDefault="00457964" w:rsidP="00457964">
            <w:pPr>
              <w:spacing w:after="0" w:line="240" w:lineRule="auto"/>
              <w:rPr>
                <w:rFonts w:ascii="Calibri" w:eastAsia="Calibri" w:hAnsi="Calibri" w:cs="Calibri"/>
                <w:b/>
                <w:sz w:val="32"/>
                <w:szCs w:val="32"/>
              </w:rPr>
            </w:pPr>
          </w:p>
          <w:p w14:paraId="178D62D9" w14:textId="77777777" w:rsidR="00457964" w:rsidRPr="00457964" w:rsidRDefault="00457964" w:rsidP="00457964">
            <w:pPr>
              <w:spacing w:after="0" w:line="240" w:lineRule="auto"/>
              <w:rPr>
                <w:rFonts w:ascii="Calibri" w:eastAsia="Calibri" w:hAnsi="Calibri" w:cs="Calibri"/>
                <w:b/>
                <w:sz w:val="32"/>
                <w:szCs w:val="32"/>
              </w:rPr>
            </w:pPr>
            <w:r w:rsidRPr="00457964">
              <w:rPr>
                <w:rFonts w:ascii="Calibri" w:eastAsia="Calibri" w:hAnsi="Calibri" w:cs="Calibri"/>
                <w:b/>
                <w:sz w:val="32"/>
                <w:szCs w:val="32"/>
              </w:rPr>
              <w:t>3. The trigger is set to execute FOR EACH ROW, indicating that it will be triggered for each individual row affected by the insert or update operation.</w:t>
            </w:r>
          </w:p>
          <w:p w14:paraId="2615DE99" w14:textId="77777777" w:rsidR="00457964" w:rsidRPr="00457964" w:rsidRDefault="00457964" w:rsidP="00457964">
            <w:pPr>
              <w:spacing w:after="0" w:line="240" w:lineRule="auto"/>
              <w:rPr>
                <w:rFonts w:ascii="Calibri" w:eastAsia="Calibri" w:hAnsi="Calibri" w:cs="Calibri"/>
                <w:b/>
                <w:sz w:val="32"/>
                <w:szCs w:val="32"/>
              </w:rPr>
            </w:pPr>
          </w:p>
          <w:p w14:paraId="30095D2A" w14:textId="77777777" w:rsidR="00457964" w:rsidRPr="00457964" w:rsidRDefault="00457964" w:rsidP="00457964">
            <w:pPr>
              <w:spacing w:after="0" w:line="240" w:lineRule="auto"/>
              <w:rPr>
                <w:rFonts w:ascii="Calibri" w:eastAsia="Calibri" w:hAnsi="Calibri" w:cs="Calibri"/>
                <w:b/>
                <w:sz w:val="32"/>
                <w:szCs w:val="32"/>
              </w:rPr>
            </w:pPr>
            <w:r w:rsidRPr="00457964">
              <w:rPr>
                <w:rFonts w:ascii="Calibri" w:eastAsia="Calibri" w:hAnsi="Calibri" w:cs="Calibri"/>
                <w:b/>
                <w:sz w:val="32"/>
                <w:szCs w:val="32"/>
              </w:rPr>
              <w:t>4. Inside the trigger, there is an IF statement that checks if the value of the Refund_date column for the new or updated row, represented by :NEW.Refund_date, is less than the current system date (SYSDATE).</w:t>
            </w:r>
          </w:p>
          <w:p w14:paraId="7247D5F8" w14:textId="77777777" w:rsidR="00457964" w:rsidRPr="00457964" w:rsidRDefault="00457964" w:rsidP="00457964">
            <w:pPr>
              <w:spacing w:after="0" w:line="240" w:lineRule="auto"/>
              <w:rPr>
                <w:rFonts w:ascii="Calibri" w:eastAsia="Calibri" w:hAnsi="Calibri" w:cs="Calibri"/>
                <w:b/>
                <w:sz w:val="32"/>
                <w:szCs w:val="32"/>
              </w:rPr>
            </w:pPr>
          </w:p>
          <w:p w14:paraId="48E87066" w14:textId="77777777" w:rsidR="00457964" w:rsidRPr="00457964" w:rsidRDefault="00457964" w:rsidP="00457964">
            <w:pPr>
              <w:spacing w:after="0" w:line="240" w:lineRule="auto"/>
              <w:rPr>
                <w:rFonts w:ascii="Calibri" w:eastAsia="Calibri" w:hAnsi="Calibri" w:cs="Calibri"/>
                <w:b/>
                <w:sz w:val="32"/>
                <w:szCs w:val="32"/>
              </w:rPr>
            </w:pPr>
            <w:r w:rsidRPr="00457964">
              <w:rPr>
                <w:rFonts w:ascii="Calibri" w:eastAsia="Calibri" w:hAnsi="Calibri" w:cs="Calibri"/>
                <w:b/>
                <w:sz w:val="32"/>
                <w:szCs w:val="32"/>
              </w:rPr>
              <w:t>5. If the Refund_date value is indeed in the past, the trigger raises an application error using the RAISE_APPLICATION_ERROR function. The error code -20001 is specified, and the error message 'Refund date cannot be in the past' is provided.</w:t>
            </w:r>
          </w:p>
          <w:p w14:paraId="182CC2B6" w14:textId="77777777" w:rsidR="00457964" w:rsidRPr="00457964" w:rsidRDefault="00457964" w:rsidP="00457964">
            <w:pPr>
              <w:spacing w:after="0" w:line="240" w:lineRule="auto"/>
              <w:rPr>
                <w:rFonts w:ascii="Calibri" w:eastAsia="Calibri" w:hAnsi="Calibri" w:cs="Calibri"/>
                <w:b/>
                <w:sz w:val="32"/>
                <w:szCs w:val="32"/>
              </w:rPr>
            </w:pPr>
          </w:p>
          <w:p w14:paraId="083688CD" w14:textId="77777777" w:rsidR="00457964" w:rsidRPr="00457964" w:rsidRDefault="00457964" w:rsidP="00457964">
            <w:pPr>
              <w:spacing w:after="0" w:line="240" w:lineRule="auto"/>
              <w:rPr>
                <w:rFonts w:ascii="Calibri" w:eastAsia="Calibri" w:hAnsi="Calibri" w:cs="Calibri"/>
                <w:b/>
                <w:sz w:val="32"/>
                <w:szCs w:val="32"/>
              </w:rPr>
            </w:pPr>
            <w:r w:rsidRPr="00457964">
              <w:rPr>
                <w:rFonts w:ascii="Calibri" w:eastAsia="Calibri" w:hAnsi="Calibri" w:cs="Calibri"/>
                <w:b/>
                <w:sz w:val="32"/>
                <w:szCs w:val="32"/>
              </w:rPr>
              <w:t>6. This ensures that any attempt to insert or update a row with a Refund_date in the past will result in an application error being raised.</w:t>
            </w:r>
          </w:p>
          <w:p w14:paraId="2F2ADB4B" w14:textId="77777777" w:rsidR="00457964" w:rsidRPr="00457964" w:rsidRDefault="00457964" w:rsidP="00457964">
            <w:pPr>
              <w:spacing w:after="0" w:line="240" w:lineRule="auto"/>
              <w:rPr>
                <w:rFonts w:ascii="Calibri" w:eastAsia="Calibri" w:hAnsi="Calibri" w:cs="Calibri"/>
                <w:b/>
                <w:sz w:val="32"/>
                <w:szCs w:val="32"/>
              </w:rPr>
            </w:pPr>
          </w:p>
          <w:p w14:paraId="2AD9933C" w14:textId="77777777" w:rsidR="00FE05F0" w:rsidRDefault="00457964" w:rsidP="00457964">
            <w:pPr>
              <w:rPr>
                <w:rFonts w:ascii="Calibri" w:eastAsia="Calibri" w:hAnsi="Calibri" w:cs="Calibri"/>
                <w:b/>
                <w:sz w:val="32"/>
                <w:szCs w:val="32"/>
              </w:rPr>
            </w:pPr>
            <w:r w:rsidRPr="00457964">
              <w:rPr>
                <w:rFonts w:ascii="Calibri" w:eastAsia="Calibri" w:hAnsi="Calibri" w:cs="Calibri"/>
                <w:b/>
                <w:sz w:val="32"/>
                <w:szCs w:val="32"/>
              </w:rPr>
              <w:t xml:space="preserve">In summary, the trigger "Check_Refund_Date" checks if the Refund_date value for a new or updated row in the products table is in </w:t>
            </w:r>
            <w:r w:rsidRPr="00457964">
              <w:rPr>
                <w:rFonts w:ascii="Calibri" w:eastAsia="Calibri" w:hAnsi="Calibri" w:cs="Calibri"/>
                <w:b/>
                <w:sz w:val="32"/>
                <w:szCs w:val="32"/>
              </w:rPr>
              <w:lastRenderedPageBreak/>
              <w:t>the past, and raises an application error if it is.</w:t>
            </w:r>
          </w:p>
          <w:p w14:paraId="6833CBBA" w14:textId="6421FE24" w:rsidR="00B126AD" w:rsidRDefault="00B126AD" w:rsidP="00457964">
            <w:r>
              <w:rPr>
                <w:rFonts w:ascii="Calibri" w:eastAsia="Calibri" w:hAnsi="Calibri" w:cs="Calibri"/>
                <w:b/>
                <w:sz w:val="32"/>
                <w:szCs w:val="32"/>
              </w:rPr>
              <w:t>Type:</w:t>
            </w:r>
            <w:r>
              <w:t xml:space="preserve"> </w:t>
            </w:r>
            <w:r w:rsidRPr="00B126AD">
              <w:rPr>
                <w:rFonts w:ascii="Calibri" w:eastAsia="Calibri" w:hAnsi="Calibri" w:cs="Calibri"/>
                <w:b/>
                <w:sz w:val="32"/>
                <w:szCs w:val="32"/>
              </w:rPr>
              <w:t xml:space="preserve">BEFORE INSERT </w:t>
            </w:r>
            <w:r>
              <w:rPr>
                <w:rFonts w:ascii="Calibri" w:eastAsia="Calibri" w:hAnsi="Calibri" w:cs="Calibri"/>
                <w:b/>
                <w:sz w:val="32"/>
                <w:szCs w:val="32"/>
              </w:rPr>
              <w:t>trigger</w:t>
            </w:r>
          </w:p>
        </w:tc>
      </w:tr>
      <w:tr w:rsidR="00FE05F0" w14:paraId="708608A2" w14:textId="77777777" w:rsidTr="00D67423">
        <w:trPr>
          <w:trHeight w:val="300"/>
        </w:trPr>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9488A67" w14:textId="77777777" w:rsidR="00FE05F0" w:rsidRDefault="00FE05F0" w:rsidP="00D67423">
            <w:r w:rsidRPr="4F936DC5">
              <w:rPr>
                <w:rFonts w:ascii="Calibri" w:eastAsia="Calibri" w:hAnsi="Calibri" w:cs="Calibri"/>
                <w:b/>
                <w:sz w:val="32"/>
                <w:szCs w:val="32"/>
              </w:rPr>
              <w:lastRenderedPageBreak/>
              <w:t>Expected Output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EF24D23" w14:textId="77777777" w:rsidR="00FE05F0" w:rsidRDefault="00FE05F0" w:rsidP="00D67423">
            <w:r>
              <w:rPr>
                <w:rFonts w:ascii="Calibri" w:eastAsia="Calibri" w:hAnsi="Calibri" w:cs="Calibri"/>
                <w:b/>
                <w:sz w:val="32"/>
                <w:szCs w:val="32"/>
              </w:rPr>
              <w:t>First trigger create then It will give error if any change made</w:t>
            </w:r>
          </w:p>
        </w:tc>
      </w:tr>
    </w:tbl>
    <w:p w14:paraId="731A57BB" w14:textId="05F6BBAD" w:rsidR="4F936DC5" w:rsidRDefault="4F936DC5" w:rsidP="4F936DC5">
      <w:pPr>
        <w:spacing w:line="257" w:lineRule="auto"/>
      </w:pPr>
    </w:p>
    <w:p w14:paraId="5F38954C" w14:textId="151AA593" w:rsidR="00CF10AE" w:rsidRDefault="00CF10AE" w:rsidP="4F936DC5">
      <w:pPr>
        <w:spacing w:line="257" w:lineRule="auto"/>
      </w:pPr>
      <w:r w:rsidRPr="4F936DC5">
        <w:rPr>
          <w:rFonts w:ascii="Calibri" w:eastAsia="Calibri" w:hAnsi="Calibri" w:cs="Calibri"/>
          <w:b/>
          <w:sz w:val="32"/>
          <w:szCs w:val="32"/>
        </w:rPr>
        <w:t>-- Sql query file name</w:t>
      </w:r>
      <w:r w:rsidRPr="4F936DC5">
        <w:rPr>
          <w:rFonts w:ascii="Calibri" w:eastAsia="Calibri" w:hAnsi="Calibri" w:cs="Calibri"/>
          <w:b/>
          <w:sz w:val="32"/>
          <w:szCs w:val="32"/>
          <w:highlight w:val="yellow"/>
        </w:rPr>
        <w:t>&lt;&lt;</w:t>
      </w:r>
      <w:hyperlink r:id="rId72" w:history="1">
        <w:r w:rsidR="005F3FD9" w:rsidRPr="005F3FD9">
          <w:rPr>
            <w:rStyle w:val="Hyperlink"/>
            <w:rFonts w:ascii="Calibri" w:eastAsia="Calibri" w:hAnsi="Calibri" w:cs="Calibri"/>
            <w:b/>
            <w:sz w:val="32"/>
            <w:szCs w:val="32"/>
            <w:highlight w:val="yellow"/>
          </w:rPr>
          <w:t>triggers</w:t>
        </w:r>
        <w:r w:rsidR="00067DA1">
          <w:rPr>
            <w:rStyle w:val="Hyperlink"/>
            <w:rFonts w:ascii="Calibri" w:eastAsia="Calibri" w:hAnsi="Calibri" w:cs="Calibri"/>
            <w:b/>
            <w:sz w:val="32"/>
            <w:szCs w:val="32"/>
            <w:highlight w:val="yellow"/>
          </w:rPr>
          <w:t xml:space="preserve"> query</w:t>
        </w:r>
        <w:r w:rsidR="005F3FD9" w:rsidRPr="005F3FD9">
          <w:rPr>
            <w:rStyle w:val="Hyperlink"/>
            <w:rFonts w:ascii="Calibri" w:eastAsia="Calibri" w:hAnsi="Calibri" w:cs="Calibri"/>
            <w:b/>
            <w:sz w:val="32"/>
            <w:szCs w:val="32"/>
            <w:highlight w:val="yellow"/>
          </w:rPr>
          <w:t>.sql</w:t>
        </w:r>
      </w:hyperlink>
      <w:r w:rsidR="005F3FD9" w:rsidRPr="4F936DC5">
        <w:rPr>
          <w:rFonts w:ascii="Calibri" w:eastAsia="Calibri" w:hAnsi="Calibri" w:cs="Calibri"/>
          <w:b/>
          <w:sz w:val="32"/>
          <w:szCs w:val="32"/>
          <w:highlight w:val="yellow"/>
        </w:rPr>
        <w:t xml:space="preserve"> </w:t>
      </w:r>
      <w:r w:rsidRPr="4F936DC5">
        <w:rPr>
          <w:rFonts w:ascii="Calibri" w:eastAsia="Calibri" w:hAnsi="Calibri" w:cs="Calibri"/>
          <w:b/>
          <w:sz w:val="32"/>
          <w:szCs w:val="32"/>
          <w:highlight w:val="yellow"/>
        </w:rPr>
        <w:t>&gt;&gt;</w:t>
      </w:r>
    </w:p>
    <w:p w14:paraId="77710CD5" w14:textId="6A8942B0" w:rsidR="00CF10AE" w:rsidRDefault="00CF10AE" w:rsidP="4F936DC5">
      <w:pPr>
        <w:spacing w:line="257" w:lineRule="auto"/>
      </w:pPr>
      <w:r w:rsidRPr="4F936DC5">
        <w:rPr>
          <w:rFonts w:ascii="Calibri" w:eastAsia="Calibri" w:hAnsi="Calibri" w:cs="Calibri"/>
          <w:b/>
          <w:sz w:val="32"/>
          <w:szCs w:val="32"/>
        </w:rPr>
        <w:t>Screenshot:</w:t>
      </w:r>
    </w:p>
    <w:p w14:paraId="472379B4" w14:textId="33996F00" w:rsidR="00CF10AE" w:rsidRDefault="00CF10AE" w:rsidP="4F936DC5">
      <w:pPr>
        <w:spacing w:line="257" w:lineRule="auto"/>
        <w:rPr>
          <w:rFonts w:ascii="Calibri" w:eastAsia="Calibri" w:hAnsi="Calibri" w:cs="Calibri"/>
          <w:b/>
          <w:sz w:val="32"/>
          <w:szCs w:val="32"/>
        </w:rPr>
      </w:pPr>
      <w:r w:rsidRPr="4F936DC5">
        <w:rPr>
          <w:rFonts w:ascii="Calibri" w:eastAsia="Calibri" w:hAnsi="Calibri" w:cs="Calibri"/>
          <w:b/>
          <w:sz w:val="32"/>
          <w:szCs w:val="32"/>
        </w:rPr>
        <w:t>&lt;&lt;Place outputs of execution&gt;&gt;</w:t>
      </w:r>
    </w:p>
    <w:p w14:paraId="4A63EEF8" w14:textId="49A49172" w:rsidR="006E54C9" w:rsidRDefault="006E54C9" w:rsidP="4F936DC5">
      <w:pPr>
        <w:spacing w:line="257" w:lineRule="auto"/>
      </w:pPr>
      <w:r w:rsidRPr="006E54C9">
        <w:drawing>
          <wp:inline distT="0" distB="0" distL="0" distR="0" wp14:anchorId="496CA671" wp14:editId="683A29B2">
            <wp:extent cx="3063505" cy="1120237"/>
            <wp:effectExtent l="0" t="0" r="3810" b="3810"/>
            <wp:docPr id="79162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29766" name=""/>
                    <pic:cNvPicPr/>
                  </pic:nvPicPr>
                  <pic:blipFill>
                    <a:blip r:embed="rId73"/>
                    <a:stretch>
                      <a:fillRect/>
                    </a:stretch>
                  </pic:blipFill>
                  <pic:spPr>
                    <a:xfrm>
                      <a:off x="0" y="0"/>
                      <a:ext cx="3063505" cy="1120237"/>
                    </a:xfrm>
                    <a:prstGeom prst="rect">
                      <a:avLst/>
                    </a:prstGeom>
                  </pic:spPr>
                </pic:pic>
              </a:graphicData>
            </a:graphic>
          </wp:inline>
        </w:drawing>
      </w:r>
    </w:p>
    <w:p w14:paraId="7D5BAEF5" w14:textId="38C218C3" w:rsidR="00474869" w:rsidRDefault="00474869" w:rsidP="4F936DC5">
      <w:pPr>
        <w:spacing w:line="257" w:lineRule="auto"/>
      </w:pPr>
      <w:r w:rsidRPr="00474869">
        <w:drawing>
          <wp:inline distT="0" distB="0" distL="0" distR="0" wp14:anchorId="093CC4FD" wp14:editId="7B5DD0B5">
            <wp:extent cx="5966977" cy="2004234"/>
            <wp:effectExtent l="0" t="0" r="0" b="0"/>
            <wp:docPr id="213328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84996" name=""/>
                    <pic:cNvPicPr/>
                  </pic:nvPicPr>
                  <pic:blipFill>
                    <a:blip r:embed="rId74"/>
                    <a:stretch>
                      <a:fillRect/>
                    </a:stretch>
                  </pic:blipFill>
                  <pic:spPr>
                    <a:xfrm>
                      <a:off x="0" y="0"/>
                      <a:ext cx="5966977" cy="2004234"/>
                    </a:xfrm>
                    <a:prstGeom prst="rect">
                      <a:avLst/>
                    </a:prstGeom>
                  </pic:spPr>
                </pic:pic>
              </a:graphicData>
            </a:graphic>
          </wp:inline>
        </w:drawing>
      </w:r>
    </w:p>
    <w:p w14:paraId="30B156AE" w14:textId="5ADC3DE9" w:rsidR="00CB1E26" w:rsidRDefault="00CB1E26" w:rsidP="4F936DC5">
      <w:pPr>
        <w:spacing w:line="257" w:lineRule="auto"/>
      </w:pPr>
      <w:r w:rsidRPr="00CB1E26">
        <w:drawing>
          <wp:inline distT="0" distB="0" distL="0" distR="0" wp14:anchorId="4E3FF99F" wp14:editId="7A5A5EB5">
            <wp:extent cx="6840220" cy="866775"/>
            <wp:effectExtent l="0" t="0" r="0" b="9525"/>
            <wp:docPr id="24003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36670" name=""/>
                    <pic:cNvPicPr/>
                  </pic:nvPicPr>
                  <pic:blipFill>
                    <a:blip r:embed="rId75"/>
                    <a:stretch>
                      <a:fillRect/>
                    </a:stretch>
                  </pic:blipFill>
                  <pic:spPr>
                    <a:xfrm>
                      <a:off x="0" y="0"/>
                      <a:ext cx="6840220" cy="866775"/>
                    </a:xfrm>
                    <a:prstGeom prst="rect">
                      <a:avLst/>
                    </a:prstGeom>
                  </pic:spPr>
                </pic:pic>
              </a:graphicData>
            </a:graphic>
          </wp:inline>
        </w:drawing>
      </w:r>
    </w:p>
    <w:p w14:paraId="6D188B89" w14:textId="2DEB9366" w:rsidR="00CF10AE" w:rsidRDefault="00CF10AE" w:rsidP="4F936DC5">
      <w:pPr>
        <w:spacing w:line="257" w:lineRule="auto"/>
      </w:pPr>
      <w:r w:rsidRPr="4F936DC5">
        <w:rPr>
          <w:rFonts w:ascii="Calibri" w:eastAsia="Calibri" w:hAnsi="Calibri" w:cs="Calibri"/>
          <w:b/>
          <w:sz w:val="32"/>
          <w:szCs w:val="32"/>
        </w:rPr>
        <w:t>Inference:</w:t>
      </w:r>
    </w:p>
    <w:p w14:paraId="0C5EAC41" w14:textId="79744CF2" w:rsidR="00CF10AE" w:rsidRDefault="00CF10AE" w:rsidP="4F936DC5">
      <w:pPr>
        <w:spacing w:line="257" w:lineRule="auto"/>
      </w:pPr>
      <w:r w:rsidRPr="4F936DC5">
        <w:rPr>
          <w:rFonts w:ascii="Calibri" w:eastAsia="Calibri" w:hAnsi="Calibri" w:cs="Calibri"/>
          <w:b/>
          <w:sz w:val="32"/>
          <w:szCs w:val="32"/>
        </w:rPr>
        <w:t>&lt;&lt;Explain what you would like to explain about the output&gt;&gt;</w:t>
      </w:r>
    </w:p>
    <w:p w14:paraId="17680A9B" w14:textId="50D9E87B" w:rsidR="00CF10AE" w:rsidRDefault="00CF10AE" w:rsidP="4F936DC5">
      <w:pPr>
        <w:spacing w:line="257" w:lineRule="auto"/>
      </w:pPr>
      <w:r w:rsidRPr="4F936DC5">
        <w:rPr>
          <w:rFonts w:ascii="Calibri" w:eastAsia="Calibri" w:hAnsi="Calibri" w:cs="Calibri"/>
          <w:b/>
          <w:sz w:val="32"/>
          <w:szCs w:val="32"/>
        </w:rPr>
        <w:t>9.Section -9</w:t>
      </w:r>
    </w:p>
    <w:p w14:paraId="5B40C45E" w14:textId="43375231" w:rsidR="4F936DC5" w:rsidRDefault="4F936DC5" w:rsidP="4F936DC5">
      <w:pPr>
        <w:spacing w:line="257" w:lineRule="auto"/>
      </w:pPr>
      <w:r w:rsidRPr="4F936DC5">
        <w:rPr>
          <w:rFonts w:ascii="Calibri" w:eastAsia="Calibri" w:hAnsi="Calibri" w:cs="Calibri"/>
          <w:b/>
          <w:bCs/>
          <w:sz w:val="32"/>
          <w:szCs w:val="32"/>
        </w:rPr>
        <w:t>&lt;&lt; Web Application&gt;&gt;</w:t>
      </w:r>
    </w:p>
    <w:p w14:paraId="112DEC22" w14:textId="72DA6788" w:rsidR="00CF10AE" w:rsidRDefault="00CF10AE" w:rsidP="4F936DC5">
      <w:pPr>
        <w:pStyle w:val="ListParagraph"/>
        <w:numPr>
          <w:ilvl w:val="0"/>
          <w:numId w:val="4"/>
        </w:numPr>
        <w:spacing w:after="0" w:line="257" w:lineRule="auto"/>
        <w:rPr>
          <w:rFonts w:ascii="Calibri" w:eastAsia="Calibri" w:hAnsi="Calibri" w:cs="Calibri"/>
          <w:b/>
          <w:sz w:val="32"/>
          <w:szCs w:val="32"/>
        </w:rPr>
      </w:pPr>
      <w:r w:rsidRPr="4F936DC5">
        <w:rPr>
          <w:rFonts w:ascii="Calibri" w:eastAsia="Calibri" w:hAnsi="Calibri" w:cs="Calibri"/>
          <w:b/>
          <w:sz w:val="32"/>
          <w:szCs w:val="32"/>
        </w:rPr>
        <w:t>5 Master Tables</w:t>
      </w:r>
    </w:p>
    <w:p w14:paraId="111BFF0A" w14:textId="57489B91" w:rsidR="00CF10AE" w:rsidRDefault="00CF10AE" w:rsidP="4F936DC5">
      <w:pPr>
        <w:pStyle w:val="ListParagraph"/>
        <w:numPr>
          <w:ilvl w:val="0"/>
          <w:numId w:val="4"/>
        </w:numPr>
        <w:spacing w:after="0" w:line="257" w:lineRule="auto"/>
        <w:rPr>
          <w:rFonts w:ascii="Calibri" w:eastAsia="Calibri" w:hAnsi="Calibri" w:cs="Calibri"/>
          <w:b/>
          <w:sz w:val="32"/>
          <w:szCs w:val="32"/>
        </w:rPr>
      </w:pPr>
      <w:r w:rsidRPr="4F936DC5">
        <w:rPr>
          <w:rFonts w:ascii="Calibri" w:eastAsia="Calibri" w:hAnsi="Calibri" w:cs="Calibri"/>
          <w:b/>
          <w:sz w:val="32"/>
          <w:szCs w:val="32"/>
        </w:rPr>
        <w:t>6 Transaction table</w:t>
      </w:r>
    </w:p>
    <w:tbl>
      <w:tblPr>
        <w:tblStyle w:val="TableGrid"/>
        <w:tblW w:w="10770" w:type="dxa"/>
        <w:tblLayout w:type="fixed"/>
        <w:tblLook w:val="04A0" w:firstRow="1" w:lastRow="0" w:firstColumn="1" w:lastColumn="0" w:noHBand="0" w:noVBand="1"/>
      </w:tblPr>
      <w:tblGrid>
        <w:gridCol w:w="1080"/>
        <w:gridCol w:w="1745"/>
        <w:gridCol w:w="2268"/>
        <w:gridCol w:w="3544"/>
        <w:gridCol w:w="1308"/>
        <w:gridCol w:w="825"/>
      </w:tblGrid>
      <w:tr w:rsidR="4F936DC5" w14:paraId="4E754EE0"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E25ECF7" w14:textId="00BC4864" w:rsidR="4F936DC5" w:rsidRDefault="4F936DC5" w:rsidP="4F936DC5">
            <w:r w:rsidRPr="4F936DC5">
              <w:rPr>
                <w:rFonts w:ascii="Calibri" w:eastAsia="Calibri" w:hAnsi="Calibri" w:cs="Calibri"/>
                <w:b/>
                <w:bCs/>
                <w:sz w:val="32"/>
                <w:szCs w:val="32"/>
              </w:rPr>
              <w:t>Form Name</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10CF5068" w14:textId="73C1221D" w:rsidR="4F936DC5" w:rsidRDefault="4F936DC5" w:rsidP="4F936DC5">
            <w:r w:rsidRPr="4F936DC5">
              <w:rPr>
                <w:rFonts w:ascii="Calibri" w:eastAsia="Calibri" w:hAnsi="Calibri" w:cs="Calibri"/>
                <w:b/>
                <w:bCs/>
                <w:sz w:val="32"/>
                <w:szCs w:val="32"/>
              </w:rPr>
              <w:t>Category(Master</w:t>
            </w:r>
          </w:p>
          <w:p w14:paraId="2CAEB6F9" w14:textId="3B357156" w:rsidR="4F936DC5" w:rsidRDefault="4F936DC5" w:rsidP="4F936DC5">
            <w:r w:rsidRPr="4F936DC5">
              <w:rPr>
                <w:rFonts w:ascii="Calibri" w:eastAsia="Calibri" w:hAnsi="Calibri" w:cs="Calibri"/>
                <w:b/>
                <w:bCs/>
                <w:sz w:val="32"/>
                <w:szCs w:val="32"/>
              </w:rPr>
              <w:lastRenderedPageBreak/>
              <w:t>/Transaction)</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16FB13BC" w14:textId="64261EDA" w:rsidR="4F936DC5" w:rsidRDefault="4F936DC5" w:rsidP="4F936DC5">
            <w:r w:rsidRPr="4F936DC5">
              <w:rPr>
                <w:rFonts w:ascii="Calibri" w:eastAsia="Calibri" w:hAnsi="Calibri" w:cs="Calibri"/>
                <w:b/>
                <w:bCs/>
                <w:sz w:val="32"/>
                <w:szCs w:val="32"/>
              </w:rPr>
              <w:lastRenderedPageBreak/>
              <w:t>Table Name associated with the form</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11831A4B" w14:textId="560AE7E5" w:rsidR="4F936DC5" w:rsidRDefault="4F936DC5" w:rsidP="4F936DC5">
            <w:r w:rsidRPr="4F936DC5">
              <w:rPr>
                <w:rFonts w:ascii="Calibri" w:eastAsia="Calibri" w:hAnsi="Calibri" w:cs="Calibri"/>
                <w:b/>
                <w:bCs/>
                <w:sz w:val="32"/>
                <w:szCs w:val="32"/>
              </w:rPr>
              <w:t>Form Name /css</w:t>
            </w:r>
          </w:p>
          <w:p w14:paraId="7FA8573D" w14:textId="4875CAC0" w:rsidR="4F936DC5" w:rsidRDefault="4F936DC5" w:rsidP="4F936DC5">
            <w:r w:rsidRPr="4F936DC5">
              <w:rPr>
                <w:rFonts w:ascii="Calibri" w:eastAsia="Calibri" w:hAnsi="Calibri" w:cs="Calibri"/>
                <w:b/>
                <w:bCs/>
                <w:sz w:val="32"/>
                <w:szCs w:val="32"/>
              </w:rPr>
              <w:t>For ex: Emp_master.html</w:t>
            </w:r>
          </w:p>
          <w:p w14:paraId="77B2C91B" w14:textId="7964879B" w:rsidR="4F936DC5" w:rsidRDefault="4F936DC5" w:rsidP="4F936DC5">
            <w:r w:rsidRPr="4F936DC5">
              <w:rPr>
                <w:rFonts w:ascii="Calibri" w:eastAsia="Calibri" w:hAnsi="Calibri" w:cs="Calibri"/>
                <w:b/>
                <w:bCs/>
                <w:sz w:val="32"/>
                <w:szCs w:val="32"/>
              </w:rPr>
              <w:lastRenderedPageBreak/>
              <w:t>Emp</w:t>
            </w:r>
            <w:r w:rsidR="478844E9" w:rsidRPr="478844E9">
              <w:rPr>
                <w:rFonts w:ascii="Calibri" w:eastAsia="Calibri" w:hAnsi="Calibri" w:cs="Calibri"/>
                <w:b/>
                <w:bCs/>
                <w:sz w:val="32"/>
                <w:szCs w:val="32"/>
              </w:rPr>
              <w:t>,m</w:t>
            </w:r>
            <w:r w:rsidRPr="4F936DC5">
              <w:rPr>
                <w:rFonts w:ascii="Calibri" w:eastAsia="Calibri" w:hAnsi="Calibri" w:cs="Calibri"/>
                <w:b/>
                <w:bCs/>
                <w:sz w:val="32"/>
                <w:szCs w:val="32"/>
              </w:rPr>
              <w:t>_master.css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4C33DFDE" w14:textId="1648C98D" w:rsidR="4F936DC5" w:rsidRPr="0039063F" w:rsidRDefault="4F936DC5" w:rsidP="4F936DC5">
            <w:pPr>
              <w:rPr>
                <w:highlight w:val="red"/>
              </w:rPr>
            </w:pPr>
            <w:r w:rsidRPr="0039063F">
              <w:rPr>
                <w:rFonts w:ascii="Calibri" w:eastAsia="Calibri" w:hAnsi="Calibri" w:cs="Calibri"/>
                <w:b/>
                <w:bCs/>
                <w:sz w:val="32"/>
                <w:szCs w:val="32"/>
                <w:highlight w:val="red"/>
              </w:rPr>
              <w:lastRenderedPageBreak/>
              <w:t xml:space="preserve">File Name for </w:t>
            </w:r>
            <w:r w:rsidRPr="0039063F">
              <w:rPr>
                <w:rFonts w:ascii="Calibri" w:eastAsia="Calibri" w:hAnsi="Calibri" w:cs="Calibri"/>
                <w:b/>
                <w:bCs/>
                <w:sz w:val="32"/>
                <w:szCs w:val="32"/>
                <w:highlight w:val="red"/>
              </w:rPr>
              <w:lastRenderedPageBreak/>
              <w:t>reference in the shared drive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6BEE8564" w14:textId="71583772" w:rsidR="4F936DC5" w:rsidRPr="0039063F" w:rsidRDefault="4F936DC5" w:rsidP="4F936DC5">
            <w:pPr>
              <w:rPr>
                <w:highlight w:val="red"/>
              </w:rPr>
            </w:pPr>
            <w:r w:rsidRPr="0039063F">
              <w:rPr>
                <w:rFonts w:ascii="Calibri" w:eastAsia="Calibri" w:hAnsi="Calibri" w:cs="Calibri"/>
                <w:b/>
                <w:bCs/>
                <w:sz w:val="32"/>
                <w:szCs w:val="32"/>
                <w:highlight w:val="red"/>
              </w:rPr>
              <w:lastRenderedPageBreak/>
              <w:t>Type of ope</w:t>
            </w:r>
            <w:r w:rsidRPr="0039063F">
              <w:rPr>
                <w:rFonts w:ascii="Calibri" w:eastAsia="Calibri" w:hAnsi="Calibri" w:cs="Calibri"/>
                <w:b/>
                <w:bCs/>
                <w:sz w:val="32"/>
                <w:szCs w:val="32"/>
                <w:highlight w:val="red"/>
              </w:rPr>
              <w:lastRenderedPageBreak/>
              <w:t>rations</w:t>
            </w:r>
          </w:p>
          <w:p w14:paraId="367886E0" w14:textId="05CE50DF" w:rsidR="4F936DC5" w:rsidRPr="0039063F" w:rsidRDefault="4F936DC5" w:rsidP="4F936DC5">
            <w:pPr>
              <w:rPr>
                <w:highlight w:val="red"/>
              </w:rPr>
            </w:pPr>
            <w:r w:rsidRPr="0039063F">
              <w:rPr>
                <w:rFonts w:ascii="Calibri" w:eastAsia="Calibri" w:hAnsi="Calibri" w:cs="Calibri"/>
                <w:b/>
                <w:bCs/>
                <w:sz w:val="32"/>
                <w:szCs w:val="32"/>
                <w:highlight w:val="red"/>
              </w:rPr>
              <w:t>(Insert/Update/Delete</w:t>
            </w:r>
          </w:p>
          <w:p w14:paraId="38DF1EDC" w14:textId="00340650" w:rsidR="4F936DC5" w:rsidRPr="0039063F" w:rsidRDefault="4F936DC5" w:rsidP="4F936DC5">
            <w:pPr>
              <w:rPr>
                <w:highlight w:val="red"/>
              </w:rPr>
            </w:pPr>
            <w:r w:rsidRPr="0039063F">
              <w:rPr>
                <w:rFonts w:ascii="Calibri" w:eastAsia="Calibri" w:hAnsi="Calibri" w:cs="Calibri"/>
                <w:b/>
                <w:bCs/>
                <w:sz w:val="32"/>
                <w:szCs w:val="32"/>
                <w:highlight w:val="red"/>
              </w:rPr>
              <w:t>/Search/Display)</w:t>
            </w:r>
          </w:p>
        </w:tc>
      </w:tr>
      <w:tr w:rsidR="00052D3A" w14:paraId="5AD47488"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9597063" w14:textId="22AC8155" w:rsidR="00052D3A" w:rsidRDefault="00052D3A" w:rsidP="00052D3A">
            <w:r w:rsidRPr="4F936DC5">
              <w:rPr>
                <w:rFonts w:ascii="Calibri" w:eastAsia="Calibri" w:hAnsi="Calibri" w:cs="Calibri"/>
                <w:sz w:val="32"/>
                <w:szCs w:val="32"/>
              </w:rPr>
              <w:lastRenderedPageBreak/>
              <w:t>Customer details form</w:t>
            </w:r>
          </w:p>
          <w:p w14:paraId="1F9D06D3" w14:textId="7426E179"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4CCBA36F" w14:textId="60C581B2" w:rsidR="00052D3A" w:rsidRDefault="00052D3A" w:rsidP="00052D3A">
            <w:r w:rsidRPr="4F936DC5">
              <w:rPr>
                <w:rFonts w:ascii="Calibri" w:eastAsia="Calibri" w:hAnsi="Calibri" w:cs="Calibri"/>
                <w:b/>
                <w:bCs/>
                <w:sz w:val="32"/>
                <w:szCs w:val="32"/>
              </w:rPr>
              <w:t>Master</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07B72A45" w14:textId="35A53D77" w:rsidR="00052D3A" w:rsidRDefault="00052D3A" w:rsidP="00052D3A">
            <w:r w:rsidRPr="4F936DC5">
              <w:rPr>
                <w:rFonts w:ascii="Times New Roman" w:eastAsia="Times New Roman" w:hAnsi="Times New Roman" w:cs="Times New Roman"/>
                <w:sz w:val="24"/>
                <w:szCs w:val="24"/>
              </w:rPr>
              <w:t>customer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79774F0F" w14:textId="77777777" w:rsidR="00052D3A" w:rsidRDefault="00052D3A" w:rsidP="00052D3A">
            <w:pPr>
              <w:rPr>
                <w:rFonts w:ascii="Times New Roman" w:eastAsia="Times New Roman" w:hAnsi="Times New Roman" w:cs="Times New Roman"/>
                <w:sz w:val="24"/>
                <w:szCs w:val="24"/>
              </w:rPr>
            </w:pPr>
            <w:r w:rsidRPr="4F936DC5">
              <w:rPr>
                <w:rFonts w:ascii="Calibri" w:eastAsia="Calibri" w:hAnsi="Calibri" w:cs="Calibri"/>
                <w:b/>
                <w:bCs/>
                <w:sz w:val="32"/>
                <w:szCs w:val="32"/>
              </w:rPr>
              <w:t xml:space="preserve"> </w:t>
            </w:r>
            <w:r w:rsidRPr="4F936DC5">
              <w:rPr>
                <w:rFonts w:ascii="Times New Roman" w:eastAsia="Times New Roman" w:hAnsi="Times New Roman" w:cs="Times New Roman"/>
                <w:sz w:val="24"/>
                <w:szCs w:val="24"/>
              </w:rPr>
              <w:t>customer details</w:t>
            </w:r>
            <w:r>
              <w:rPr>
                <w:rFonts w:ascii="Times New Roman" w:eastAsia="Times New Roman" w:hAnsi="Times New Roman" w:cs="Times New Roman"/>
                <w:sz w:val="24"/>
                <w:szCs w:val="24"/>
              </w:rPr>
              <w:t>.html</w:t>
            </w:r>
          </w:p>
          <w:p w14:paraId="27D49DA4" w14:textId="43E727C7" w:rsidR="00052D3A" w:rsidRDefault="00052D3A" w:rsidP="00052D3A">
            <w:r>
              <w:t>customer.css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421C6A46" w14:textId="77777777" w:rsidR="00052D3A" w:rsidRDefault="00052D3A" w:rsidP="00052D3A">
            <w:pPr>
              <w:rPr>
                <w:rFonts w:ascii="Times New Roman" w:eastAsia="Times New Roman" w:hAnsi="Times New Roman" w:cs="Times New Roman"/>
                <w:sz w:val="24"/>
                <w:szCs w:val="24"/>
              </w:rPr>
            </w:pPr>
            <w:r w:rsidRPr="4F936DC5">
              <w:rPr>
                <w:rFonts w:ascii="Calibri" w:eastAsia="Calibri" w:hAnsi="Calibri" w:cs="Calibri"/>
                <w:b/>
                <w:bCs/>
                <w:sz w:val="32"/>
                <w:szCs w:val="32"/>
              </w:rPr>
              <w:t xml:space="preserve"> </w:t>
            </w:r>
            <w:r w:rsidRPr="4F936DC5">
              <w:rPr>
                <w:rFonts w:ascii="Times New Roman" w:eastAsia="Times New Roman" w:hAnsi="Times New Roman" w:cs="Times New Roman"/>
                <w:sz w:val="24"/>
                <w:szCs w:val="24"/>
              </w:rPr>
              <w:t>customer details</w:t>
            </w:r>
            <w:r>
              <w:rPr>
                <w:rFonts w:ascii="Times New Roman" w:eastAsia="Times New Roman" w:hAnsi="Times New Roman" w:cs="Times New Roman"/>
                <w:sz w:val="24"/>
                <w:szCs w:val="24"/>
              </w:rPr>
              <w:t>.html</w:t>
            </w:r>
          </w:p>
          <w:p w14:paraId="6CB5C0ED" w14:textId="5725C7CF" w:rsidR="00052D3A" w:rsidRDefault="00052D3A" w:rsidP="00052D3A">
            <w:r>
              <w:t>customer.css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76800862" w14:textId="73D22195" w:rsidR="00052D3A" w:rsidRDefault="00052D3A" w:rsidP="00052D3A">
            <w:r w:rsidRPr="4F936DC5">
              <w:rPr>
                <w:rFonts w:ascii="Calibri" w:eastAsia="Calibri" w:hAnsi="Calibri" w:cs="Calibri"/>
                <w:b/>
                <w:bCs/>
                <w:sz w:val="32"/>
                <w:szCs w:val="32"/>
              </w:rPr>
              <w:t xml:space="preserve"> </w:t>
            </w:r>
          </w:p>
        </w:tc>
      </w:tr>
      <w:tr w:rsidR="00052D3A" w14:paraId="5C9E4F90"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D6D7064" w14:textId="28CF58DB" w:rsidR="00052D3A" w:rsidRDefault="00052D3A" w:rsidP="00052D3A">
            <w:r w:rsidRPr="4F936DC5">
              <w:rPr>
                <w:rFonts w:ascii="Calibri" w:eastAsia="Calibri" w:hAnsi="Calibri" w:cs="Calibri"/>
                <w:sz w:val="32"/>
                <w:szCs w:val="32"/>
              </w:rPr>
              <w:t>Category details form</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065276CB" w14:textId="3547BBB9" w:rsidR="00052D3A" w:rsidRDefault="00052D3A" w:rsidP="00052D3A">
            <w:r w:rsidRPr="4F936DC5">
              <w:rPr>
                <w:rFonts w:ascii="Calibri" w:eastAsia="Calibri" w:hAnsi="Calibri" w:cs="Calibri"/>
                <w:b/>
                <w:bCs/>
                <w:sz w:val="32"/>
                <w:szCs w:val="32"/>
              </w:rPr>
              <w:t>Master</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6799F6B4" w14:textId="5ADD9F78" w:rsidR="00052D3A" w:rsidRDefault="00052D3A" w:rsidP="00052D3A">
            <w:r w:rsidRPr="4F936DC5">
              <w:rPr>
                <w:rFonts w:ascii="Times New Roman" w:eastAsia="Times New Roman" w:hAnsi="Times New Roman" w:cs="Times New Roman"/>
                <w:sz w:val="24"/>
                <w:szCs w:val="24"/>
              </w:rPr>
              <w:t>category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6571FD42"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Category.html</w:t>
            </w:r>
          </w:p>
          <w:p w14:paraId="466BA306" w14:textId="78F9ADDE" w:rsidR="00052D3A" w:rsidRDefault="00052D3A" w:rsidP="00052D3A">
            <w:r>
              <w:rPr>
                <w:rFonts w:ascii="Calibri" w:eastAsia="Calibri" w:hAnsi="Calibri" w:cs="Calibri"/>
                <w:b/>
                <w:bCs/>
                <w:sz w:val="32"/>
                <w:szCs w:val="32"/>
              </w:rPr>
              <w:t>Category.css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4958B486"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Category.html</w:t>
            </w:r>
          </w:p>
          <w:p w14:paraId="38DACF02" w14:textId="6B1262B3" w:rsidR="00052D3A" w:rsidRDefault="00052D3A" w:rsidP="00052D3A">
            <w:r>
              <w:rPr>
                <w:rFonts w:ascii="Calibri" w:eastAsia="Calibri" w:hAnsi="Calibri" w:cs="Calibri"/>
                <w:b/>
                <w:bCs/>
                <w:sz w:val="32"/>
                <w:szCs w:val="32"/>
              </w:rPr>
              <w:t>Category.css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0F67E69B" w14:textId="13DD3486" w:rsidR="00052D3A" w:rsidRDefault="00052D3A" w:rsidP="00052D3A">
            <w:r w:rsidRPr="4F936DC5">
              <w:rPr>
                <w:rFonts w:ascii="Calibri" w:eastAsia="Calibri" w:hAnsi="Calibri" w:cs="Calibri"/>
                <w:b/>
                <w:bCs/>
                <w:sz w:val="32"/>
                <w:szCs w:val="32"/>
              </w:rPr>
              <w:t xml:space="preserve"> </w:t>
            </w:r>
          </w:p>
        </w:tc>
      </w:tr>
      <w:tr w:rsidR="00052D3A" w14:paraId="3AB60A7A"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F06DA3F" w14:textId="79186F68" w:rsidR="00052D3A" w:rsidRDefault="00052D3A" w:rsidP="00052D3A">
            <w:r w:rsidRPr="4F936DC5">
              <w:rPr>
                <w:rFonts w:ascii="Calibri" w:eastAsia="Calibri" w:hAnsi="Calibri" w:cs="Calibri"/>
                <w:sz w:val="32"/>
                <w:szCs w:val="32"/>
              </w:rPr>
              <w:t>Promotion details form</w:t>
            </w:r>
          </w:p>
          <w:p w14:paraId="795B25F4" w14:textId="0E7D66CB"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38011019" w14:textId="4FD09D77" w:rsidR="00052D3A" w:rsidRDefault="00052D3A" w:rsidP="00052D3A">
            <w:r w:rsidRPr="4F936DC5">
              <w:rPr>
                <w:rFonts w:ascii="Calibri" w:eastAsia="Calibri" w:hAnsi="Calibri" w:cs="Calibri"/>
                <w:b/>
                <w:bCs/>
                <w:sz w:val="32"/>
                <w:szCs w:val="32"/>
              </w:rPr>
              <w:t>Master</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313B3CDA" w14:textId="19A26E50" w:rsidR="00052D3A" w:rsidRDefault="00052D3A" w:rsidP="00052D3A">
            <w:r w:rsidRPr="4F936DC5">
              <w:rPr>
                <w:rFonts w:ascii="Times New Roman" w:eastAsia="Times New Roman" w:hAnsi="Times New Roman" w:cs="Times New Roman"/>
                <w:b/>
                <w:bCs/>
                <w:sz w:val="24"/>
                <w:szCs w:val="24"/>
              </w:rPr>
              <w:t>promotion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629F0B49"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Promotions.html</w:t>
            </w:r>
          </w:p>
          <w:p w14:paraId="56BAAD79" w14:textId="17D9E228" w:rsidR="00052D3A" w:rsidRDefault="00052D3A" w:rsidP="00052D3A">
            <w:pPr>
              <w:rPr>
                <w:rFonts w:ascii="Calibri" w:eastAsia="Calibri" w:hAnsi="Calibri" w:cs="Calibri"/>
                <w:b/>
                <w:bCs/>
                <w:sz w:val="32"/>
                <w:szCs w:val="32"/>
              </w:rPr>
            </w:pPr>
            <w:r>
              <w:rPr>
                <w:rFonts w:ascii="Calibri" w:eastAsia="Calibri" w:hAnsi="Calibri" w:cs="Calibri"/>
                <w:b/>
                <w:bCs/>
                <w:sz w:val="32"/>
                <w:szCs w:val="32"/>
              </w:rPr>
              <w:t>Promotion.css</w:t>
            </w:r>
          </w:p>
          <w:p w14:paraId="47DFC3D8" w14:textId="1A0C2FB0" w:rsidR="00052D3A" w:rsidRDefault="00052D3A" w:rsidP="00052D3A"/>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23C7E0D6"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Promotions.html</w:t>
            </w:r>
          </w:p>
          <w:p w14:paraId="46092BBD" w14:textId="77777777" w:rsidR="00052D3A" w:rsidRDefault="00052D3A" w:rsidP="00052D3A">
            <w:pPr>
              <w:rPr>
                <w:rFonts w:ascii="Calibri" w:eastAsia="Calibri" w:hAnsi="Calibri" w:cs="Calibri"/>
                <w:b/>
                <w:bCs/>
                <w:sz w:val="32"/>
                <w:szCs w:val="32"/>
              </w:rPr>
            </w:pPr>
            <w:r>
              <w:rPr>
                <w:rFonts w:ascii="Calibri" w:eastAsia="Calibri" w:hAnsi="Calibri" w:cs="Calibri"/>
                <w:b/>
                <w:bCs/>
                <w:sz w:val="32"/>
                <w:szCs w:val="32"/>
              </w:rPr>
              <w:t>Promotion.css</w:t>
            </w:r>
          </w:p>
          <w:p w14:paraId="64B4D5C0" w14:textId="3B616E0E" w:rsidR="00052D3A" w:rsidRDefault="00052D3A" w:rsidP="00052D3A"/>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2F1F12CA" w14:textId="777B83F9" w:rsidR="00052D3A" w:rsidRDefault="00052D3A" w:rsidP="00052D3A">
            <w:r w:rsidRPr="4F936DC5">
              <w:rPr>
                <w:rFonts w:ascii="Calibri" w:eastAsia="Calibri" w:hAnsi="Calibri" w:cs="Calibri"/>
                <w:b/>
                <w:bCs/>
                <w:sz w:val="32"/>
                <w:szCs w:val="32"/>
              </w:rPr>
              <w:t xml:space="preserve"> </w:t>
            </w:r>
          </w:p>
        </w:tc>
      </w:tr>
      <w:tr w:rsidR="00052D3A" w14:paraId="333866AA"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7629C7D" w14:textId="27DF7461" w:rsidR="00052D3A" w:rsidRDefault="00052D3A" w:rsidP="00052D3A">
            <w:r w:rsidRPr="4F936DC5">
              <w:rPr>
                <w:rFonts w:ascii="Calibri" w:eastAsia="Calibri" w:hAnsi="Calibri" w:cs="Calibri"/>
                <w:sz w:val="32"/>
                <w:szCs w:val="32"/>
              </w:rPr>
              <w:t>Payment method details form</w:t>
            </w:r>
          </w:p>
          <w:p w14:paraId="55EA828F" w14:textId="36E557F4"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2345F4D4" w14:textId="4BA71E6B" w:rsidR="00052D3A" w:rsidRDefault="00052D3A" w:rsidP="00052D3A">
            <w:r w:rsidRPr="4F936DC5">
              <w:rPr>
                <w:rFonts w:ascii="Calibri" w:eastAsia="Calibri" w:hAnsi="Calibri" w:cs="Calibri"/>
                <w:b/>
                <w:bCs/>
                <w:sz w:val="32"/>
                <w:szCs w:val="32"/>
              </w:rPr>
              <w:t>Master</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21B99BD3" w14:textId="294F39BE" w:rsidR="00052D3A" w:rsidRDefault="00052D3A" w:rsidP="00052D3A">
            <w:r w:rsidRPr="4F936DC5">
              <w:rPr>
                <w:rFonts w:ascii="Times New Roman" w:eastAsia="Times New Roman" w:hAnsi="Times New Roman" w:cs="Times New Roman"/>
                <w:sz w:val="24"/>
                <w:szCs w:val="24"/>
              </w:rPr>
              <w:t>payment method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54FC3D45"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Payment method.html</w:t>
            </w:r>
          </w:p>
          <w:p w14:paraId="601343BE" w14:textId="614CD3C6" w:rsidR="00052D3A" w:rsidRDefault="00052D3A" w:rsidP="00052D3A">
            <w:r>
              <w:rPr>
                <w:rFonts w:ascii="Calibri" w:eastAsia="Calibri" w:hAnsi="Calibri" w:cs="Calibri"/>
                <w:b/>
                <w:bCs/>
                <w:sz w:val="32"/>
                <w:szCs w:val="32"/>
              </w:rPr>
              <w:t>Payment.css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6A331A54"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Payment method.html</w:t>
            </w:r>
          </w:p>
          <w:p w14:paraId="41AD009E" w14:textId="4585F756" w:rsidR="00052D3A" w:rsidRDefault="00052D3A" w:rsidP="00052D3A">
            <w:r>
              <w:rPr>
                <w:rFonts w:ascii="Calibri" w:eastAsia="Calibri" w:hAnsi="Calibri" w:cs="Calibri"/>
                <w:b/>
                <w:bCs/>
                <w:sz w:val="32"/>
                <w:szCs w:val="32"/>
              </w:rPr>
              <w:t>Payment.css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1A74E026" w14:textId="178B47DE" w:rsidR="00052D3A" w:rsidRDefault="00052D3A" w:rsidP="00052D3A">
            <w:r w:rsidRPr="4F936DC5">
              <w:rPr>
                <w:rFonts w:ascii="Calibri" w:eastAsia="Calibri" w:hAnsi="Calibri" w:cs="Calibri"/>
                <w:b/>
                <w:bCs/>
                <w:sz w:val="32"/>
                <w:szCs w:val="32"/>
              </w:rPr>
              <w:t xml:space="preserve"> </w:t>
            </w:r>
          </w:p>
        </w:tc>
      </w:tr>
      <w:tr w:rsidR="00052D3A" w14:paraId="69D860C0"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7626E68" w14:textId="4BD165C3" w:rsidR="00052D3A" w:rsidRDefault="00052D3A" w:rsidP="00052D3A">
            <w:r w:rsidRPr="4F936DC5">
              <w:rPr>
                <w:rFonts w:ascii="Calibri" w:eastAsia="Calibri" w:hAnsi="Calibri" w:cs="Calibri"/>
                <w:sz w:val="32"/>
                <w:szCs w:val="32"/>
              </w:rPr>
              <w:t>Brand details form</w:t>
            </w:r>
          </w:p>
          <w:p w14:paraId="731D2569" w14:textId="2DA8208B"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0ACBAF7C" w14:textId="06AC2AC7" w:rsidR="00052D3A" w:rsidRDefault="00052D3A" w:rsidP="00052D3A">
            <w:r w:rsidRPr="4F936DC5">
              <w:rPr>
                <w:rFonts w:ascii="Calibri" w:eastAsia="Calibri" w:hAnsi="Calibri" w:cs="Calibri"/>
                <w:b/>
                <w:bCs/>
                <w:sz w:val="32"/>
                <w:szCs w:val="32"/>
              </w:rPr>
              <w:t>Master</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1B46489E" w14:textId="2BB8ED4D" w:rsidR="00052D3A" w:rsidRDefault="00052D3A" w:rsidP="00052D3A">
            <w:r w:rsidRPr="4F936DC5">
              <w:rPr>
                <w:rFonts w:ascii="Times New Roman" w:eastAsia="Times New Roman" w:hAnsi="Times New Roman" w:cs="Times New Roman"/>
                <w:sz w:val="24"/>
                <w:szCs w:val="24"/>
              </w:rPr>
              <w:t>brand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3414438D"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Brand details.html</w:t>
            </w:r>
          </w:p>
          <w:p w14:paraId="5BDD5CDF" w14:textId="7A92D21E" w:rsidR="00052D3A" w:rsidRDefault="00052D3A" w:rsidP="00052D3A">
            <w:r>
              <w:rPr>
                <w:rFonts w:ascii="Calibri" w:eastAsia="Calibri" w:hAnsi="Calibri" w:cs="Calibri"/>
                <w:b/>
                <w:bCs/>
                <w:sz w:val="32"/>
                <w:szCs w:val="32"/>
              </w:rPr>
              <w:t>Brand.css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09F946B6"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Brand details.html</w:t>
            </w:r>
          </w:p>
          <w:p w14:paraId="398413C4" w14:textId="3B1A7827" w:rsidR="00052D3A" w:rsidRDefault="00052D3A" w:rsidP="00052D3A">
            <w:r>
              <w:rPr>
                <w:rFonts w:ascii="Calibri" w:eastAsia="Calibri" w:hAnsi="Calibri" w:cs="Calibri"/>
                <w:b/>
                <w:bCs/>
                <w:sz w:val="32"/>
                <w:szCs w:val="32"/>
              </w:rPr>
              <w:lastRenderedPageBreak/>
              <w:t>Brand.css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06D4309C" w14:textId="01773EED" w:rsidR="00052D3A" w:rsidRDefault="00052D3A" w:rsidP="00052D3A">
            <w:r w:rsidRPr="4F936DC5">
              <w:rPr>
                <w:rFonts w:ascii="Calibri" w:eastAsia="Calibri" w:hAnsi="Calibri" w:cs="Calibri"/>
                <w:b/>
                <w:bCs/>
                <w:sz w:val="32"/>
                <w:szCs w:val="32"/>
              </w:rPr>
              <w:lastRenderedPageBreak/>
              <w:t xml:space="preserve"> </w:t>
            </w:r>
          </w:p>
        </w:tc>
      </w:tr>
      <w:tr w:rsidR="00052D3A" w14:paraId="0BB71FA3"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FD0FE7F" w14:textId="5CE5FBCA" w:rsidR="00052D3A" w:rsidRDefault="00052D3A" w:rsidP="00052D3A">
            <w:r w:rsidRPr="4F936DC5">
              <w:rPr>
                <w:rFonts w:ascii="Calibri" w:eastAsia="Calibri" w:hAnsi="Calibri" w:cs="Calibri"/>
                <w:sz w:val="32"/>
                <w:szCs w:val="32"/>
              </w:rPr>
              <w:t>Payment transaction form</w:t>
            </w:r>
          </w:p>
          <w:p w14:paraId="4F6706C7" w14:textId="32EF72AC"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54A56ED0" w14:textId="67602B3F" w:rsidR="00052D3A" w:rsidRDefault="00052D3A" w:rsidP="00052D3A">
            <w:r w:rsidRPr="4F936DC5">
              <w:rPr>
                <w:rFonts w:ascii="Calibri" w:eastAsia="Calibri" w:hAnsi="Calibri" w:cs="Calibri"/>
                <w:b/>
                <w:bCs/>
                <w:sz w:val="32"/>
                <w:szCs w:val="32"/>
              </w:rPr>
              <w:t>Transaction</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132CF35C" w14:textId="1D1F9437" w:rsidR="00052D3A" w:rsidRDefault="00052D3A" w:rsidP="00052D3A">
            <w:r w:rsidRPr="4F936DC5">
              <w:rPr>
                <w:rFonts w:ascii="Times New Roman" w:eastAsia="Times New Roman" w:hAnsi="Times New Roman" w:cs="Times New Roman"/>
                <w:sz w:val="24"/>
                <w:szCs w:val="24"/>
              </w:rPr>
              <w:t>Payment transaction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04C1ED37"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Payment transaction.html</w:t>
            </w:r>
          </w:p>
          <w:p w14:paraId="6DB28B7B" w14:textId="1F0E9637" w:rsidR="00052D3A" w:rsidRDefault="00052D3A" w:rsidP="00052D3A">
            <w:r>
              <w:rPr>
                <w:rFonts w:ascii="Calibri" w:eastAsia="Calibri" w:hAnsi="Calibri" w:cs="Calibri"/>
                <w:b/>
                <w:bCs/>
                <w:sz w:val="32"/>
                <w:szCs w:val="32"/>
              </w:rPr>
              <w:t>Payment transaction</w:t>
            </w:r>
            <w:r>
              <w:rPr>
                <w:rFonts w:ascii="Calibri" w:eastAsia="Calibri" w:hAnsi="Calibri" w:cs="Calibri"/>
                <w:b/>
                <w:bCs/>
                <w:sz w:val="32"/>
                <w:szCs w:val="32"/>
              </w:rPr>
              <w:t>.css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313C850E"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Payment transaction.html</w:t>
            </w:r>
          </w:p>
          <w:p w14:paraId="2DCBCE09" w14:textId="79C93E61" w:rsidR="00052D3A" w:rsidRDefault="00052D3A" w:rsidP="00052D3A">
            <w:r>
              <w:rPr>
                <w:rFonts w:ascii="Calibri" w:eastAsia="Calibri" w:hAnsi="Calibri" w:cs="Calibri"/>
                <w:b/>
                <w:bCs/>
                <w:sz w:val="32"/>
                <w:szCs w:val="32"/>
              </w:rPr>
              <w:t>Payment transaction.css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7E8A72DD" w14:textId="0049A246" w:rsidR="00052D3A" w:rsidRDefault="00052D3A" w:rsidP="00052D3A">
            <w:r w:rsidRPr="4F936DC5">
              <w:rPr>
                <w:rFonts w:ascii="Calibri" w:eastAsia="Calibri" w:hAnsi="Calibri" w:cs="Calibri"/>
                <w:b/>
                <w:bCs/>
                <w:sz w:val="32"/>
                <w:szCs w:val="32"/>
              </w:rPr>
              <w:t xml:space="preserve"> </w:t>
            </w:r>
          </w:p>
        </w:tc>
      </w:tr>
      <w:tr w:rsidR="00052D3A" w14:paraId="6794A40C"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85F83AA" w14:textId="37667FB7" w:rsidR="00052D3A" w:rsidRDefault="00052D3A" w:rsidP="00052D3A">
            <w:r w:rsidRPr="4F936DC5">
              <w:rPr>
                <w:rFonts w:ascii="Calibri" w:eastAsia="Calibri" w:hAnsi="Calibri" w:cs="Calibri"/>
                <w:sz w:val="32"/>
                <w:szCs w:val="32"/>
              </w:rPr>
              <w:t>Refund transaction form</w:t>
            </w:r>
          </w:p>
          <w:p w14:paraId="00DBC8A8" w14:textId="68461B40"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17EE5BEE" w14:textId="0CA5D5F9" w:rsidR="00052D3A" w:rsidRDefault="00052D3A" w:rsidP="00052D3A">
            <w:r w:rsidRPr="4F936DC5">
              <w:rPr>
                <w:rFonts w:ascii="Calibri" w:eastAsia="Calibri" w:hAnsi="Calibri" w:cs="Calibri"/>
                <w:b/>
                <w:bCs/>
                <w:sz w:val="32"/>
                <w:szCs w:val="32"/>
              </w:rPr>
              <w:t>Transaction</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3B5BE3CF" w14:textId="044B1C38" w:rsidR="00052D3A" w:rsidRDefault="00052D3A" w:rsidP="00052D3A">
            <w:r w:rsidRPr="4F936DC5">
              <w:rPr>
                <w:rFonts w:ascii="Times New Roman" w:eastAsia="Times New Roman" w:hAnsi="Times New Roman" w:cs="Times New Roman"/>
                <w:sz w:val="24"/>
                <w:szCs w:val="24"/>
              </w:rPr>
              <w:t>Refund transaction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55F32F5F"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Refundtransaction.html</w:t>
            </w:r>
          </w:p>
          <w:p w14:paraId="6E6E19D2" w14:textId="7DF4780D" w:rsidR="00052D3A" w:rsidRPr="00FB71A4" w:rsidRDefault="00052D3A" w:rsidP="00052D3A">
            <w:pPr>
              <w:rPr>
                <w:rFonts w:ascii="Calibri" w:eastAsia="Calibri" w:hAnsi="Calibri" w:cs="Calibri"/>
                <w:b/>
                <w:bCs/>
                <w:sz w:val="32"/>
                <w:szCs w:val="32"/>
              </w:rPr>
            </w:pPr>
            <w:r>
              <w:rPr>
                <w:rFonts w:ascii="Calibri" w:eastAsia="Calibri" w:hAnsi="Calibri" w:cs="Calibri"/>
                <w:b/>
                <w:bCs/>
                <w:sz w:val="32"/>
                <w:szCs w:val="32"/>
              </w:rPr>
              <w:t>Refund.css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7C327B3B"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Refundtransaction.html</w:t>
            </w:r>
          </w:p>
          <w:p w14:paraId="29007B5C" w14:textId="37AE7661" w:rsidR="00052D3A" w:rsidRDefault="00052D3A" w:rsidP="00052D3A">
            <w:r>
              <w:rPr>
                <w:rFonts w:ascii="Calibri" w:eastAsia="Calibri" w:hAnsi="Calibri" w:cs="Calibri"/>
                <w:b/>
                <w:bCs/>
                <w:sz w:val="32"/>
                <w:szCs w:val="32"/>
              </w:rPr>
              <w:t>Refund.css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2298B51E" w14:textId="0E840D63" w:rsidR="00052D3A" w:rsidRDefault="00052D3A" w:rsidP="00052D3A">
            <w:r w:rsidRPr="4F936DC5">
              <w:rPr>
                <w:rFonts w:ascii="Calibri" w:eastAsia="Calibri" w:hAnsi="Calibri" w:cs="Calibri"/>
                <w:b/>
                <w:bCs/>
                <w:sz w:val="32"/>
                <w:szCs w:val="32"/>
              </w:rPr>
              <w:t xml:space="preserve"> </w:t>
            </w:r>
          </w:p>
        </w:tc>
      </w:tr>
      <w:tr w:rsidR="00052D3A" w14:paraId="2C160F81"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2AF8BD5" w14:textId="2B2441FA" w:rsidR="00052D3A" w:rsidRDefault="00052D3A" w:rsidP="00052D3A">
            <w:r w:rsidRPr="4F936DC5">
              <w:rPr>
                <w:rFonts w:ascii="Calibri" w:eastAsia="Calibri" w:hAnsi="Calibri" w:cs="Calibri"/>
                <w:sz w:val="32"/>
                <w:szCs w:val="32"/>
              </w:rPr>
              <w:t>Address form</w:t>
            </w:r>
          </w:p>
          <w:p w14:paraId="6B4334FD" w14:textId="43BC9AC1"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67A97C22" w14:textId="0306BA38" w:rsidR="00052D3A" w:rsidRDefault="00052D3A" w:rsidP="00052D3A">
            <w:r w:rsidRPr="4F936DC5">
              <w:rPr>
                <w:rFonts w:ascii="Calibri" w:eastAsia="Calibri" w:hAnsi="Calibri" w:cs="Calibri"/>
                <w:b/>
                <w:bCs/>
                <w:sz w:val="32"/>
                <w:szCs w:val="32"/>
              </w:rPr>
              <w:t>Transaction</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2C90BA0F" w14:textId="7CE5FB98" w:rsidR="00052D3A" w:rsidRDefault="00052D3A" w:rsidP="00052D3A">
            <w:r w:rsidRPr="4F936DC5">
              <w:rPr>
                <w:rFonts w:ascii="Times New Roman" w:eastAsia="Times New Roman" w:hAnsi="Times New Roman" w:cs="Times New Roman"/>
                <w:sz w:val="24"/>
                <w:szCs w:val="24"/>
              </w:rPr>
              <w:t>address details</w:t>
            </w:r>
          </w:p>
          <w:p w14:paraId="5D8FB22A" w14:textId="3E457FEF" w:rsidR="00052D3A" w:rsidRDefault="00052D3A" w:rsidP="00052D3A">
            <w:r w:rsidRPr="4F936DC5">
              <w:rPr>
                <w:rFonts w:ascii="Calibri" w:eastAsia="Calibri" w:hAnsi="Calibri" w:cs="Calibri"/>
                <w:b/>
                <w:bCs/>
                <w:sz w:val="32"/>
                <w:szCs w:val="32"/>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4FD4853F"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Address.html</w:t>
            </w:r>
          </w:p>
          <w:p w14:paraId="45950039" w14:textId="33332ABD" w:rsidR="00052D3A" w:rsidRDefault="00052D3A" w:rsidP="00052D3A">
            <w:r>
              <w:rPr>
                <w:rFonts w:ascii="Calibri" w:eastAsia="Calibri" w:hAnsi="Calibri" w:cs="Calibri"/>
                <w:b/>
                <w:bCs/>
                <w:sz w:val="32"/>
                <w:szCs w:val="32"/>
              </w:rPr>
              <w:t>Address.css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10359753"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Address.html</w:t>
            </w:r>
          </w:p>
          <w:p w14:paraId="547C0FC1" w14:textId="72FB0C90" w:rsidR="00052D3A" w:rsidRDefault="00052D3A" w:rsidP="00052D3A">
            <w:r>
              <w:rPr>
                <w:rFonts w:ascii="Calibri" w:eastAsia="Calibri" w:hAnsi="Calibri" w:cs="Calibri"/>
                <w:b/>
                <w:bCs/>
                <w:sz w:val="32"/>
                <w:szCs w:val="32"/>
              </w:rPr>
              <w:t>Address.css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06C07EE5" w14:textId="6029F06F" w:rsidR="00052D3A" w:rsidRDefault="00052D3A" w:rsidP="00052D3A">
            <w:r w:rsidRPr="4F936DC5">
              <w:rPr>
                <w:rFonts w:ascii="Calibri" w:eastAsia="Calibri" w:hAnsi="Calibri" w:cs="Calibri"/>
                <w:b/>
                <w:bCs/>
                <w:sz w:val="32"/>
                <w:szCs w:val="32"/>
              </w:rPr>
              <w:t xml:space="preserve"> </w:t>
            </w:r>
          </w:p>
        </w:tc>
      </w:tr>
      <w:tr w:rsidR="00052D3A" w14:paraId="167277BC"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7CD3AB6" w14:textId="76627434" w:rsidR="00052D3A" w:rsidRDefault="00052D3A" w:rsidP="00052D3A">
            <w:r w:rsidRPr="4F936DC5">
              <w:rPr>
                <w:rFonts w:ascii="Calibri" w:eastAsia="Calibri" w:hAnsi="Calibri" w:cs="Calibri"/>
                <w:sz w:val="32"/>
                <w:szCs w:val="32"/>
              </w:rPr>
              <w:t>Order details form</w:t>
            </w:r>
          </w:p>
          <w:p w14:paraId="365B683E" w14:textId="219CC5B3"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71A0EB0D" w14:textId="15394F25" w:rsidR="00052D3A" w:rsidRDefault="00052D3A" w:rsidP="00052D3A">
            <w:r w:rsidRPr="4F936DC5">
              <w:rPr>
                <w:rFonts w:ascii="Calibri" w:eastAsia="Calibri" w:hAnsi="Calibri" w:cs="Calibri"/>
                <w:b/>
                <w:bCs/>
                <w:sz w:val="32"/>
                <w:szCs w:val="32"/>
              </w:rPr>
              <w:t>Transaction</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6FAEC5CF" w14:textId="0B27C00D" w:rsidR="00052D3A" w:rsidRDefault="00052D3A" w:rsidP="00052D3A">
            <w:r w:rsidRPr="4F936DC5">
              <w:rPr>
                <w:rFonts w:ascii="Times New Roman" w:eastAsia="Times New Roman" w:hAnsi="Times New Roman" w:cs="Times New Roman"/>
                <w:sz w:val="24"/>
                <w:szCs w:val="24"/>
              </w:rPr>
              <w:t>order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38F3FC1C"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Order details.html</w:t>
            </w:r>
          </w:p>
          <w:p w14:paraId="2E57BDBA" w14:textId="76DE32E3" w:rsidR="00052D3A" w:rsidRDefault="00052D3A" w:rsidP="00052D3A">
            <w:r>
              <w:rPr>
                <w:rFonts w:ascii="Calibri" w:eastAsia="Calibri" w:hAnsi="Calibri" w:cs="Calibri"/>
                <w:b/>
                <w:bCs/>
                <w:sz w:val="32"/>
                <w:szCs w:val="32"/>
              </w:rPr>
              <w:t>Order.css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292B45F3"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Order details.html</w:t>
            </w:r>
          </w:p>
          <w:p w14:paraId="43F7A2C0" w14:textId="7C274275" w:rsidR="00052D3A" w:rsidRDefault="00052D3A" w:rsidP="00052D3A">
            <w:r>
              <w:rPr>
                <w:rFonts w:ascii="Calibri" w:eastAsia="Calibri" w:hAnsi="Calibri" w:cs="Calibri"/>
                <w:b/>
                <w:bCs/>
                <w:sz w:val="32"/>
                <w:szCs w:val="32"/>
              </w:rPr>
              <w:t>Order.css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2A6A9111" w14:textId="53764AFE" w:rsidR="00052D3A" w:rsidRDefault="00052D3A" w:rsidP="00052D3A">
            <w:r w:rsidRPr="4F936DC5">
              <w:rPr>
                <w:rFonts w:ascii="Calibri" w:eastAsia="Calibri" w:hAnsi="Calibri" w:cs="Calibri"/>
                <w:b/>
                <w:bCs/>
                <w:sz w:val="32"/>
                <w:szCs w:val="32"/>
              </w:rPr>
              <w:t xml:space="preserve"> </w:t>
            </w:r>
          </w:p>
        </w:tc>
      </w:tr>
      <w:tr w:rsidR="00052D3A" w14:paraId="2EC2F329"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12C7CB4" w14:textId="182B8B57" w:rsidR="00052D3A" w:rsidRDefault="00052D3A" w:rsidP="00052D3A">
            <w:r w:rsidRPr="4F936DC5">
              <w:rPr>
                <w:rFonts w:ascii="Calibri" w:eastAsia="Calibri" w:hAnsi="Calibri" w:cs="Calibri"/>
                <w:sz w:val="32"/>
                <w:szCs w:val="32"/>
              </w:rPr>
              <w:t xml:space="preserve">Cart form </w:t>
            </w:r>
          </w:p>
          <w:p w14:paraId="3EBA8980" w14:textId="6A2560D1"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0B67F37D" w14:textId="4D8FE10E" w:rsidR="00052D3A" w:rsidRDefault="00052D3A" w:rsidP="00052D3A">
            <w:r w:rsidRPr="4F936DC5">
              <w:rPr>
                <w:rFonts w:ascii="Calibri" w:eastAsia="Calibri" w:hAnsi="Calibri" w:cs="Calibri"/>
                <w:b/>
                <w:bCs/>
                <w:sz w:val="32"/>
                <w:szCs w:val="32"/>
              </w:rPr>
              <w:t>Transaction</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4F8885F7" w14:textId="66C7F9D8" w:rsidR="00052D3A" w:rsidRDefault="00052D3A" w:rsidP="00052D3A">
            <w:r w:rsidRPr="4F936DC5">
              <w:rPr>
                <w:rFonts w:ascii="Times New Roman" w:eastAsia="Times New Roman" w:hAnsi="Times New Roman" w:cs="Times New Roman"/>
                <w:sz w:val="24"/>
                <w:szCs w:val="24"/>
              </w:rPr>
              <w:t>cart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1955C90A"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Cart.html</w:t>
            </w:r>
          </w:p>
          <w:p w14:paraId="5333ED65" w14:textId="214C2C7F" w:rsidR="00052D3A" w:rsidRDefault="00052D3A" w:rsidP="00052D3A">
            <w:r>
              <w:rPr>
                <w:rFonts w:ascii="Calibri" w:eastAsia="Calibri" w:hAnsi="Calibri" w:cs="Calibri"/>
                <w:b/>
                <w:bCs/>
                <w:sz w:val="32"/>
                <w:szCs w:val="32"/>
              </w:rPr>
              <w:t>Cart.css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2F7288BB"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Cart.html</w:t>
            </w:r>
          </w:p>
          <w:p w14:paraId="62311290" w14:textId="57F43291" w:rsidR="00052D3A" w:rsidRDefault="00052D3A" w:rsidP="00052D3A">
            <w:r>
              <w:rPr>
                <w:rFonts w:ascii="Calibri" w:eastAsia="Calibri" w:hAnsi="Calibri" w:cs="Calibri"/>
                <w:b/>
                <w:bCs/>
                <w:sz w:val="32"/>
                <w:szCs w:val="32"/>
              </w:rPr>
              <w:t>Cart.css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53258755" w14:textId="72757ECC" w:rsidR="00052D3A" w:rsidRDefault="00052D3A" w:rsidP="00052D3A">
            <w:r w:rsidRPr="4F936DC5">
              <w:rPr>
                <w:rFonts w:ascii="Calibri" w:eastAsia="Calibri" w:hAnsi="Calibri" w:cs="Calibri"/>
                <w:b/>
                <w:bCs/>
                <w:sz w:val="32"/>
                <w:szCs w:val="32"/>
              </w:rPr>
              <w:t xml:space="preserve"> </w:t>
            </w:r>
          </w:p>
        </w:tc>
      </w:tr>
      <w:tr w:rsidR="00052D3A" w14:paraId="2F27192F" w14:textId="77777777" w:rsidTr="00BF62E5">
        <w:trPr>
          <w:trHeight w:val="300"/>
        </w:trPr>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FC90480" w14:textId="4C35A286" w:rsidR="00052D3A" w:rsidRDefault="00052D3A" w:rsidP="00052D3A">
            <w:r w:rsidRPr="4F936DC5">
              <w:rPr>
                <w:rFonts w:ascii="Calibri" w:eastAsia="Calibri" w:hAnsi="Calibri" w:cs="Calibri"/>
                <w:sz w:val="32"/>
                <w:szCs w:val="32"/>
              </w:rPr>
              <w:t>Product detail form</w:t>
            </w:r>
          </w:p>
          <w:p w14:paraId="2FDECDC7" w14:textId="762E1A7A" w:rsidR="00052D3A" w:rsidRDefault="00052D3A" w:rsidP="00052D3A">
            <w:r w:rsidRPr="4F936DC5">
              <w:rPr>
                <w:rFonts w:ascii="Calibri" w:eastAsia="Calibri" w:hAnsi="Calibri" w:cs="Calibri"/>
                <w:b/>
                <w:bCs/>
                <w:sz w:val="32"/>
                <w:szCs w:val="32"/>
              </w:rPr>
              <w:t xml:space="preserve"> </w:t>
            </w:r>
          </w:p>
        </w:tc>
        <w:tc>
          <w:tcPr>
            <w:tcW w:w="1745" w:type="dxa"/>
            <w:tcBorders>
              <w:top w:val="single" w:sz="8" w:space="0" w:color="auto"/>
              <w:left w:val="single" w:sz="8" w:space="0" w:color="auto"/>
              <w:bottom w:val="single" w:sz="8" w:space="0" w:color="auto"/>
              <w:right w:val="single" w:sz="8" w:space="0" w:color="auto"/>
            </w:tcBorders>
            <w:tcMar>
              <w:left w:w="108" w:type="dxa"/>
              <w:right w:w="108" w:type="dxa"/>
            </w:tcMar>
          </w:tcPr>
          <w:p w14:paraId="353A43C3" w14:textId="2152113D" w:rsidR="00052D3A" w:rsidRDefault="00052D3A" w:rsidP="00052D3A">
            <w:r w:rsidRPr="4F936DC5">
              <w:rPr>
                <w:rFonts w:ascii="Calibri" w:eastAsia="Calibri" w:hAnsi="Calibri" w:cs="Calibri"/>
                <w:b/>
                <w:bCs/>
                <w:sz w:val="32"/>
                <w:szCs w:val="32"/>
              </w:rPr>
              <w:t>Transaction</w:t>
            </w:r>
          </w:p>
        </w:tc>
        <w:tc>
          <w:tcPr>
            <w:tcW w:w="2268" w:type="dxa"/>
            <w:tcBorders>
              <w:top w:val="single" w:sz="8" w:space="0" w:color="auto"/>
              <w:left w:val="single" w:sz="8" w:space="0" w:color="auto"/>
              <w:bottom w:val="single" w:sz="8" w:space="0" w:color="auto"/>
              <w:right w:val="single" w:sz="8" w:space="0" w:color="auto"/>
            </w:tcBorders>
            <w:tcMar>
              <w:left w:w="108" w:type="dxa"/>
              <w:right w:w="108" w:type="dxa"/>
            </w:tcMar>
          </w:tcPr>
          <w:p w14:paraId="0BC30C80" w14:textId="33B9DF4D" w:rsidR="00052D3A" w:rsidRDefault="00052D3A" w:rsidP="00052D3A">
            <w:r w:rsidRPr="4F936DC5">
              <w:rPr>
                <w:rFonts w:ascii="Times New Roman" w:eastAsia="Times New Roman" w:hAnsi="Times New Roman" w:cs="Times New Roman"/>
                <w:sz w:val="24"/>
                <w:szCs w:val="24"/>
              </w:rPr>
              <w:t>product details</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454AC2C4"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product details.html</w:t>
            </w:r>
          </w:p>
          <w:p w14:paraId="16B953C7" w14:textId="6E119502" w:rsidR="00052D3A" w:rsidRDefault="00052D3A" w:rsidP="00052D3A">
            <w:r>
              <w:rPr>
                <w:rFonts w:ascii="Calibri" w:eastAsia="Calibri" w:hAnsi="Calibri" w:cs="Calibri"/>
                <w:b/>
                <w:bCs/>
                <w:sz w:val="32"/>
                <w:szCs w:val="32"/>
              </w:rPr>
              <w:t>product.css</w:t>
            </w:r>
          </w:p>
        </w:tc>
        <w:tc>
          <w:tcPr>
            <w:tcW w:w="1308" w:type="dxa"/>
            <w:tcBorders>
              <w:top w:val="single" w:sz="8" w:space="0" w:color="auto"/>
              <w:left w:val="single" w:sz="8" w:space="0" w:color="auto"/>
              <w:bottom w:val="single" w:sz="8" w:space="0" w:color="auto"/>
              <w:right w:val="single" w:sz="8" w:space="0" w:color="auto"/>
            </w:tcBorders>
            <w:tcMar>
              <w:left w:w="108" w:type="dxa"/>
              <w:right w:w="108" w:type="dxa"/>
            </w:tcMar>
          </w:tcPr>
          <w:p w14:paraId="40810647" w14:textId="77777777" w:rsidR="00052D3A" w:rsidRDefault="00052D3A" w:rsidP="00052D3A">
            <w:pPr>
              <w:rPr>
                <w:rFonts w:ascii="Calibri" w:eastAsia="Calibri" w:hAnsi="Calibri" w:cs="Calibri"/>
                <w:b/>
                <w:bCs/>
                <w:sz w:val="32"/>
                <w:szCs w:val="32"/>
              </w:rPr>
            </w:pPr>
            <w:r w:rsidRPr="4F936DC5">
              <w:rPr>
                <w:rFonts w:ascii="Calibri" w:eastAsia="Calibri" w:hAnsi="Calibri" w:cs="Calibri"/>
                <w:b/>
                <w:bCs/>
                <w:sz w:val="32"/>
                <w:szCs w:val="32"/>
              </w:rPr>
              <w:t xml:space="preserve"> </w:t>
            </w:r>
            <w:r>
              <w:rPr>
                <w:rFonts w:ascii="Calibri" w:eastAsia="Calibri" w:hAnsi="Calibri" w:cs="Calibri"/>
                <w:b/>
                <w:bCs/>
                <w:sz w:val="32"/>
                <w:szCs w:val="32"/>
              </w:rPr>
              <w:t>product details.html</w:t>
            </w:r>
          </w:p>
          <w:p w14:paraId="030FFDCC" w14:textId="30DAA916" w:rsidR="00052D3A" w:rsidRDefault="00052D3A" w:rsidP="00052D3A">
            <w:r>
              <w:rPr>
                <w:rFonts w:ascii="Calibri" w:eastAsia="Calibri" w:hAnsi="Calibri" w:cs="Calibri"/>
                <w:b/>
                <w:bCs/>
                <w:sz w:val="32"/>
                <w:szCs w:val="32"/>
              </w:rPr>
              <w:t>product.css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05B2387D" w14:textId="3BF83EDF" w:rsidR="00052D3A" w:rsidRDefault="00052D3A" w:rsidP="00052D3A">
            <w:r w:rsidRPr="4F936DC5">
              <w:rPr>
                <w:rFonts w:ascii="Calibri" w:eastAsia="Calibri" w:hAnsi="Calibri" w:cs="Calibri"/>
                <w:b/>
                <w:bCs/>
                <w:sz w:val="32"/>
                <w:szCs w:val="32"/>
              </w:rPr>
              <w:t xml:space="preserve"> </w:t>
            </w:r>
          </w:p>
        </w:tc>
      </w:tr>
    </w:tbl>
    <w:p w14:paraId="5D58D948" w14:textId="08B9BE4E" w:rsidR="4F936DC5" w:rsidRDefault="4F936DC5" w:rsidP="4F936DC5">
      <w:pPr>
        <w:spacing w:line="257" w:lineRule="auto"/>
      </w:pPr>
      <w:r w:rsidRPr="4F936DC5">
        <w:rPr>
          <w:rFonts w:ascii="Calibri" w:eastAsia="Calibri" w:hAnsi="Calibri" w:cs="Calibri"/>
          <w:b/>
          <w:bCs/>
          <w:sz w:val="32"/>
          <w:szCs w:val="32"/>
        </w:rPr>
        <w:t xml:space="preserve"> </w:t>
      </w:r>
    </w:p>
    <w:p w14:paraId="19ABA414" w14:textId="7CCAADEA" w:rsidR="4F936DC5" w:rsidRDefault="4F936DC5" w:rsidP="4F936DC5">
      <w:pPr>
        <w:spacing w:line="257" w:lineRule="auto"/>
      </w:pPr>
      <w:r w:rsidRPr="4F936DC5">
        <w:rPr>
          <w:rFonts w:ascii="Calibri" w:eastAsia="Calibri" w:hAnsi="Calibri" w:cs="Calibri"/>
          <w:b/>
          <w:bCs/>
          <w:sz w:val="32"/>
          <w:szCs w:val="32"/>
        </w:rPr>
        <w:lastRenderedPageBreak/>
        <w:t xml:space="preserve"> </w:t>
      </w:r>
    </w:p>
    <w:p w14:paraId="6C4DD5A2" w14:textId="45353FAF" w:rsidR="4F936DC5" w:rsidRDefault="4F936DC5" w:rsidP="4F936DC5">
      <w:pPr>
        <w:spacing w:line="257" w:lineRule="auto"/>
      </w:pPr>
      <w:r w:rsidRPr="4F936DC5">
        <w:rPr>
          <w:rFonts w:ascii="Calibri" w:eastAsia="Calibri" w:hAnsi="Calibri" w:cs="Calibri"/>
          <w:b/>
          <w:bCs/>
          <w:sz w:val="32"/>
          <w:szCs w:val="32"/>
        </w:rPr>
        <w:t xml:space="preserve"> </w:t>
      </w:r>
    </w:p>
    <w:p w14:paraId="548810CE" w14:textId="6327864F" w:rsidR="4F936DC5" w:rsidRDefault="4F936DC5" w:rsidP="4F936DC5">
      <w:pPr>
        <w:spacing w:line="257" w:lineRule="auto"/>
      </w:pPr>
      <w:r w:rsidRPr="4F936DC5">
        <w:rPr>
          <w:rFonts w:ascii="Calibri" w:eastAsia="Calibri" w:hAnsi="Calibri" w:cs="Calibri"/>
          <w:b/>
          <w:bCs/>
          <w:sz w:val="32"/>
          <w:szCs w:val="32"/>
        </w:rPr>
        <w:t xml:space="preserve"> </w:t>
      </w:r>
    </w:p>
    <w:p w14:paraId="1469CAE8" w14:textId="67B00C80" w:rsidR="00CF10AE" w:rsidRDefault="00CF10AE" w:rsidP="4F936DC5">
      <w:pPr>
        <w:spacing w:line="257" w:lineRule="auto"/>
      </w:pPr>
      <w:r w:rsidRPr="4F936DC5">
        <w:rPr>
          <w:rFonts w:ascii="Calibri" w:eastAsia="Calibri" w:hAnsi="Calibri" w:cs="Calibri"/>
          <w:b/>
          <w:sz w:val="32"/>
          <w:szCs w:val="32"/>
        </w:rPr>
        <w:t>Operations :</w:t>
      </w:r>
    </w:p>
    <w:p w14:paraId="4091F335" w14:textId="6FD63B9C" w:rsidR="00CF10AE" w:rsidRDefault="00CF10AE" w:rsidP="4F936DC5">
      <w:pPr>
        <w:spacing w:line="257" w:lineRule="auto"/>
      </w:pPr>
      <w:r w:rsidRPr="4F936DC5">
        <w:rPr>
          <w:rFonts w:ascii="Calibri" w:eastAsia="Calibri" w:hAnsi="Calibri" w:cs="Calibri"/>
          <w:b/>
          <w:sz w:val="32"/>
          <w:szCs w:val="32"/>
        </w:rPr>
        <w:t>&lt;&lt;Repeat the 1.insert for all the operations delete,update,search,display&gt;&gt;</w:t>
      </w:r>
    </w:p>
    <w:p w14:paraId="1B8384EB" w14:textId="0DF0D2E3" w:rsidR="00245BD1" w:rsidRDefault="00CF10AE" w:rsidP="4F936DC5">
      <w:pPr>
        <w:spacing w:line="257" w:lineRule="auto"/>
      </w:pPr>
      <w:r w:rsidRPr="4F936DC5">
        <w:rPr>
          <w:rFonts w:ascii="Calibri" w:eastAsia="Calibri" w:hAnsi="Calibri" w:cs="Calibri"/>
          <w:b/>
          <w:sz w:val="32"/>
          <w:szCs w:val="32"/>
        </w:rPr>
        <w:t>1.Insert</w:t>
      </w:r>
    </w:p>
    <w:p w14:paraId="0490AC19" w14:textId="12414308" w:rsidR="00CF10AE" w:rsidRDefault="00CF10AE" w:rsidP="4F936DC5">
      <w:pPr>
        <w:spacing w:line="257" w:lineRule="auto"/>
      </w:pPr>
      <w:r w:rsidRPr="4F936DC5">
        <w:rPr>
          <w:rFonts w:ascii="Calibri" w:eastAsia="Calibri" w:hAnsi="Calibri" w:cs="Calibri"/>
          <w:b/>
          <w:sz w:val="32"/>
          <w:szCs w:val="32"/>
        </w:rPr>
        <w:t>&lt;&lt;keep the screenshot for the form operations for all the forms&gt;&gt;</w:t>
      </w:r>
    </w:p>
    <w:p w14:paraId="4E67A8B7" w14:textId="5B104F5C" w:rsidR="00CF10AE" w:rsidRDefault="00CF10AE" w:rsidP="4F936DC5">
      <w:pPr>
        <w:spacing w:line="257" w:lineRule="auto"/>
        <w:rPr>
          <w:rFonts w:ascii="Calibri" w:eastAsia="Calibri" w:hAnsi="Calibri" w:cs="Calibri"/>
          <w:b/>
          <w:sz w:val="32"/>
          <w:szCs w:val="32"/>
        </w:rPr>
      </w:pPr>
      <w:r w:rsidRPr="4F936DC5">
        <w:rPr>
          <w:rFonts w:ascii="Calibri" w:eastAsia="Calibri" w:hAnsi="Calibri" w:cs="Calibri"/>
          <w:b/>
          <w:sz w:val="32"/>
          <w:szCs w:val="32"/>
        </w:rPr>
        <w:t>Inference</w:t>
      </w:r>
    </w:p>
    <w:p w14:paraId="34AEBB17" w14:textId="7896C9C2" w:rsidR="00B6464F" w:rsidRDefault="00B6464F" w:rsidP="4F936DC5">
      <w:pPr>
        <w:spacing w:line="257" w:lineRule="auto"/>
      </w:pPr>
      <w:r>
        <w:rPr>
          <w:rFonts w:ascii="Calibri" w:eastAsia="Calibri" w:hAnsi="Calibri" w:cs="Calibri"/>
          <w:b/>
          <w:sz w:val="32"/>
          <w:szCs w:val="32"/>
        </w:rPr>
        <w:t xml:space="preserve">Inserion operation is performed </w:t>
      </w:r>
      <w:r w:rsidR="00FA5204">
        <w:rPr>
          <w:rFonts w:ascii="Calibri" w:eastAsia="Calibri" w:hAnsi="Calibri" w:cs="Calibri"/>
          <w:b/>
          <w:sz w:val="32"/>
          <w:szCs w:val="32"/>
        </w:rPr>
        <w:t xml:space="preserve">in the form which is reflected  in database using js code </w:t>
      </w:r>
      <w:r w:rsidR="00A57CE8">
        <w:rPr>
          <w:rFonts w:ascii="Calibri" w:eastAsia="Calibri" w:hAnsi="Calibri" w:cs="Calibri"/>
          <w:b/>
          <w:sz w:val="32"/>
          <w:szCs w:val="32"/>
        </w:rPr>
        <w:t>and the result store for long run.</w:t>
      </w:r>
    </w:p>
    <w:p w14:paraId="74ACA20B" w14:textId="1C1E5274" w:rsidR="00CF10AE" w:rsidRDefault="00CF10AE" w:rsidP="4F936DC5">
      <w:pPr>
        <w:spacing w:line="257" w:lineRule="auto"/>
      </w:pPr>
      <w:r w:rsidRPr="4F936DC5">
        <w:rPr>
          <w:rFonts w:ascii="Calibri" w:eastAsia="Calibri" w:hAnsi="Calibri" w:cs="Calibri"/>
          <w:b/>
          <w:sz w:val="32"/>
          <w:szCs w:val="32"/>
        </w:rPr>
        <w:t>--Write 1-2 sentence explaining the operation shown</w:t>
      </w:r>
    </w:p>
    <w:p w14:paraId="265E35A8" w14:textId="2FA3D431" w:rsidR="4F936DC5" w:rsidRDefault="4F936DC5" w:rsidP="4F936DC5">
      <w:pPr>
        <w:spacing w:line="257" w:lineRule="auto"/>
      </w:pPr>
      <w:r w:rsidRPr="4F936DC5">
        <w:rPr>
          <w:rFonts w:ascii="Calibri" w:eastAsia="Calibri" w:hAnsi="Calibri" w:cs="Calibri"/>
          <w:b/>
          <w:bCs/>
          <w:sz w:val="32"/>
          <w:szCs w:val="32"/>
        </w:rPr>
        <w:t>-- record the video of the working output and keep in the drive</w:t>
      </w:r>
    </w:p>
    <w:p w14:paraId="48B9F3A6" w14:textId="045E373F" w:rsidR="4F936DC5" w:rsidRDefault="4F936DC5" w:rsidP="4F936DC5">
      <w:pPr>
        <w:spacing w:line="257" w:lineRule="auto"/>
      </w:pPr>
      <w:r w:rsidRPr="4F936DC5">
        <w:rPr>
          <w:rFonts w:ascii="Calibri" w:eastAsia="Calibri" w:hAnsi="Calibri" w:cs="Calibri"/>
          <w:b/>
          <w:bCs/>
          <w:sz w:val="32"/>
          <w:szCs w:val="32"/>
        </w:rPr>
        <w:t>10.Section-10(No-SQL Application)</w:t>
      </w:r>
    </w:p>
    <w:p w14:paraId="2BEE11F3" w14:textId="7C7986C4" w:rsidR="00CF10AE" w:rsidRDefault="00CF10AE" w:rsidP="00245BD1">
      <w:pPr>
        <w:rPr>
          <w:ins w:id="0" w:author="Microsoft Word" w:date="2023-11-28T20:40:00Z"/>
          <w:b/>
          <w:bCs/>
          <w:sz w:val="32"/>
          <w:szCs w:val="32"/>
        </w:rPr>
      </w:pPr>
      <w:ins w:id="1" w:author="Microsoft Word" w:date="2023-11-28T20:40:00Z">
        <w:r>
          <w:rPr>
            <w:b/>
            <w:bCs/>
            <w:sz w:val="32"/>
            <w:szCs w:val="32"/>
          </w:rPr>
          <w:t>10.Section-10(No-SQL Application)</w:t>
        </w:r>
        <w:r w:rsidR="0053195B" w:rsidRPr="0053195B">
          <w:t xml:space="preserve"> </w:t>
        </w:r>
        <w:r w:rsidR="006C5C63">
          <w:fldChar w:fldCharType="begin"/>
        </w:r>
        <w:r w:rsidR="006C5C63">
          <w:instrText>HYPERLINK "https://amritavishwavidyapeetham-my.sharepoint.com/:w:/g/personal/cb_sc_i5das21010_cb_students_amrita_edu/EZ34xrlC365Aope5ZzSTin4B-jlQnh3nMI8-2xM_YFt3gw?e=XP2yO8"</w:instrText>
        </w:r>
        <w:r w:rsidR="006C5C63">
          <w:fldChar w:fldCharType="separate"/>
        </w:r>
        <w:r w:rsidR="0053195B">
          <w:rPr>
            <w:rStyle w:val="Hyperlink"/>
          </w:rPr>
          <w:t>Nosql tutorial assignment.docx</w:t>
        </w:r>
        <w:r w:rsidR="006C5C63">
          <w:rPr>
            <w:rStyle w:val="Hyperlink"/>
          </w:rPr>
          <w:fldChar w:fldCharType="end"/>
        </w:r>
      </w:ins>
    </w:p>
    <w:p w14:paraId="386B216A" w14:textId="34A2FD0B" w:rsidR="002F3784" w:rsidRDefault="002F3784" w:rsidP="4F936DC5">
      <w:pPr>
        <w:spacing w:line="257" w:lineRule="auto"/>
      </w:pPr>
      <w:r w:rsidRPr="4F936DC5">
        <w:rPr>
          <w:rFonts w:ascii="Calibri" w:eastAsia="Calibri" w:hAnsi="Calibri" w:cs="Calibri"/>
          <w:b/>
          <w:sz w:val="32"/>
          <w:szCs w:val="32"/>
          <w:highlight w:val="yellow"/>
        </w:rPr>
        <w:t>-- Can show for one Table alone</w:t>
      </w:r>
    </w:p>
    <w:p w14:paraId="4783A52D" w14:textId="36EE5059" w:rsidR="00CF10AE" w:rsidRDefault="002F3784" w:rsidP="4F936DC5">
      <w:pPr>
        <w:spacing w:line="257" w:lineRule="auto"/>
      </w:pPr>
      <w:r w:rsidRPr="4F936DC5">
        <w:rPr>
          <w:rFonts w:ascii="Calibri" w:eastAsia="Calibri" w:hAnsi="Calibri" w:cs="Calibri"/>
          <w:b/>
          <w:sz w:val="32"/>
          <w:szCs w:val="32"/>
        </w:rPr>
        <w:t>Technologies:</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5"/>
        <w:gridCol w:w="4669"/>
      </w:tblGrid>
      <w:tr w:rsidR="000C0338" w14:paraId="196CD5B8" w14:textId="77777777" w:rsidTr="000C0338">
        <w:trPr>
          <w:trHeight w:val="300"/>
        </w:trPr>
        <w:tc>
          <w:tcPr>
            <w:tcW w:w="4675" w:type="dxa"/>
            <w:tcBorders>
              <w:top w:val="single" w:sz="6" w:space="0" w:color="auto"/>
              <w:left w:val="single" w:sz="6" w:space="0" w:color="auto"/>
              <w:bottom w:val="single" w:sz="6" w:space="0" w:color="auto"/>
              <w:right w:val="single" w:sz="6" w:space="0" w:color="auto"/>
            </w:tcBorders>
            <w:shd w:val="clear" w:color="auto" w:fill="auto"/>
            <w:hideMark/>
          </w:tcPr>
          <w:p w14:paraId="103CCD09"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Front End</w:t>
            </w:r>
            <w:r>
              <w:rPr>
                <w:rStyle w:val="eop"/>
                <w:rFonts w:ascii="Calibri" w:hAnsi="Calibri" w:cs="Calibri"/>
                <w:sz w:val="32"/>
                <w:szCs w:val="32"/>
              </w:rPr>
              <w:t> </w:t>
            </w:r>
          </w:p>
        </w:tc>
        <w:tc>
          <w:tcPr>
            <w:tcW w:w="4669" w:type="dxa"/>
            <w:tcBorders>
              <w:top w:val="single" w:sz="6" w:space="0" w:color="auto"/>
              <w:left w:val="single" w:sz="6" w:space="0" w:color="auto"/>
              <w:bottom w:val="single" w:sz="6" w:space="0" w:color="auto"/>
              <w:right w:val="single" w:sz="6" w:space="0" w:color="auto"/>
            </w:tcBorders>
            <w:shd w:val="clear" w:color="auto" w:fill="auto"/>
            <w:hideMark/>
          </w:tcPr>
          <w:p w14:paraId="07927A5C"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Back End</w:t>
            </w:r>
            <w:r>
              <w:rPr>
                <w:rStyle w:val="eop"/>
                <w:rFonts w:ascii="Calibri" w:hAnsi="Calibri" w:cs="Calibri"/>
                <w:sz w:val="32"/>
                <w:szCs w:val="32"/>
              </w:rPr>
              <w:t> </w:t>
            </w:r>
          </w:p>
        </w:tc>
      </w:tr>
      <w:tr w:rsidR="000C0338" w14:paraId="52A3788B" w14:textId="77777777" w:rsidTr="000C0338">
        <w:trPr>
          <w:trHeight w:val="300"/>
        </w:trPr>
        <w:tc>
          <w:tcPr>
            <w:tcW w:w="4675" w:type="dxa"/>
            <w:tcBorders>
              <w:top w:val="single" w:sz="6" w:space="0" w:color="auto"/>
              <w:left w:val="single" w:sz="6" w:space="0" w:color="auto"/>
              <w:bottom w:val="single" w:sz="6" w:space="0" w:color="auto"/>
              <w:right w:val="single" w:sz="6" w:space="0" w:color="auto"/>
            </w:tcBorders>
            <w:shd w:val="clear" w:color="auto" w:fill="auto"/>
            <w:hideMark/>
          </w:tcPr>
          <w:p w14:paraId="7F4FB374"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tc>
        <w:tc>
          <w:tcPr>
            <w:tcW w:w="4669" w:type="dxa"/>
            <w:tcBorders>
              <w:top w:val="single" w:sz="6" w:space="0" w:color="auto"/>
              <w:left w:val="single" w:sz="6" w:space="0" w:color="auto"/>
              <w:bottom w:val="single" w:sz="6" w:space="0" w:color="auto"/>
              <w:right w:val="single" w:sz="6" w:space="0" w:color="auto"/>
            </w:tcBorders>
            <w:shd w:val="clear" w:color="auto" w:fill="auto"/>
            <w:hideMark/>
          </w:tcPr>
          <w:p w14:paraId="2FA47183"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tc>
      </w:tr>
      <w:tr w:rsidR="000C0338" w14:paraId="156C6AC4" w14:textId="77777777" w:rsidTr="000C0338">
        <w:trPr>
          <w:trHeight w:val="300"/>
        </w:trPr>
        <w:tc>
          <w:tcPr>
            <w:tcW w:w="4675" w:type="dxa"/>
            <w:tcBorders>
              <w:top w:val="single" w:sz="6" w:space="0" w:color="auto"/>
              <w:left w:val="single" w:sz="6" w:space="0" w:color="auto"/>
              <w:bottom w:val="single" w:sz="6" w:space="0" w:color="auto"/>
              <w:right w:val="single" w:sz="6" w:space="0" w:color="auto"/>
            </w:tcBorders>
            <w:shd w:val="clear" w:color="auto" w:fill="auto"/>
            <w:hideMark/>
          </w:tcPr>
          <w:p w14:paraId="6454510C"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Editor:</w:t>
            </w:r>
            <w:r>
              <w:rPr>
                <w:rStyle w:val="normaltextrun"/>
                <w:rFonts w:ascii="Calibri" w:hAnsi="Calibri" w:cs="Calibri"/>
                <w:sz w:val="32"/>
                <w:szCs w:val="32"/>
              </w:rPr>
              <w:t>Html , Css</w:t>
            </w:r>
            <w:r>
              <w:rPr>
                <w:rStyle w:val="eop"/>
                <w:rFonts w:ascii="Calibri" w:hAnsi="Calibri" w:cs="Calibri"/>
                <w:sz w:val="32"/>
                <w:szCs w:val="32"/>
              </w:rPr>
              <w:t> </w:t>
            </w:r>
          </w:p>
        </w:tc>
        <w:tc>
          <w:tcPr>
            <w:tcW w:w="4669" w:type="dxa"/>
            <w:tcBorders>
              <w:top w:val="single" w:sz="6" w:space="0" w:color="auto"/>
              <w:left w:val="single" w:sz="6" w:space="0" w:color="auto"/>
              <w:bottom w:val="single" w:sz="6" w:space="0" w:color="auto"/>
              <w:right w:val="single" w:sz="6" w:space="0" w:color="auto"/>
            </w:tcBorders>
            <w:shd w:val="clear" w:color="auto" w:fill="auto"/>
            <w:hideMark/>
          </w:tcPr>
          <w:p w14:paraId="11B6306C"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Editor:</w:t>
            </w:r>
            <w:r>
              <w:rPr>
                <w:rStyle w:val="normaltextrun"/>
                <w:rFonts w:ascii="Calibri" w:hAnsi="Calibri" w:cs="Calibri"/>
                <w:sz w:val="32"/>
                <w:szCs w:val="32"/>
              </w:rPr>
              <w:t>Mongodb</w:t>
            </w:r>
            <w:r>
              <w:rPr>
                <w:rStyle w:val="eop"/>
                <w:rFonts w:ascii="Calibri" w:hAnsi="Calibri" w:cs="Calibri"/>
                <w:sz w:val="32"/>
                <w:szCs w:val="32"/>
              </w:rPr>
              <w:t> </w:t>
            </w:r>
          </w:p>
        </w:tc>
      </w:tr>
      <w:tr w:rsidR="000C0338" w14:paraId="389B9A65" w14:textId="77777777" w:rsidTr="000C0338">
        <w:trPr>
          <w:trHeight w:val="300"/>
        </w:trPr>
        <w:tc>
          <w:tcPr>
            <w:tcW w:w="4675" w:type="dxa"/>
            <w:tcBorders>
              <w:top w:val="single" w:sz="6" w:space="0" w:color="auto"/>
              <w:left w:val="single" w:sz="6" w:space="0" w:color="auto"/>
              <w:bottom w:val="single" w:sz="6" w:space="0" w:color="auto"/>
              <w:right w:val="single" w:sz="6" w:space="0" w:color="auto"/>
            </w:tcBorders>
            <w:shd w:val="clear" w:color="auto" w:fill="auto"/>
            <w:hideMark/>
          </w:tcPr>
          <w:p w14:paraId="7B489846"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Language:</w:t>
            </w:r>
            <w:r>
              <w:rPr>
                <w:rStyle w:val="normaltextrun"/>
                <w:rFonts w:ascii="Calibri" w:hAnsi="Calibri" w:cs="Calibri"/>
                <w:sz w:val="32"/>
                <w:szCs w:val="32"/>
              </w:rPr>
              <w:t>JavaScript</w:t>
            </w:r>
            <w:r>
              <w:rPr>
                <w:rStyle w:val="eop"/>
                <w:rFonts w:ascii="Calibri" w:hAnsi="Calibri" w:cs="Calibri"/>
                <w:sz w:val="32"/>
                <w:szCs w:val="32"/>
              </w:rPr>
              <w:t> </w:t>
            </w:r>
          </w:p>
        </w:tc>
        <w:tc>
          <w:tcPr>
            <w:tcW w:w="4669" w:type="dxa"/>
            <w:tcBorders>
              <w:top w:val="single" w:sz="6" w:space="0" w:color="auto"/>
              <w:left w:val="single" w:sz="6" w:space="0" w:color="auto"/>
              <w:bottom w:val="single" w:sz="6" w:space="0" w:color="auto"/>
              <w:right w:val="single" w:sz="6" w:space="0" w:color="auto"/>
            </w:tcBorders>
            <w:shd w:val="clear" w:color="auto" w:fill="auto"/>
            <w:hideMark/>
          </w:tcPr>
          <w:p w14:paraId="2B06A2AD"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Language:</w:t>
            </w:r>
            <w:r>
              <w:rPr>
                <w:rStyle w:val="normaltextrun"/>
                <w:rFonts w:ascii="Calibri" w:hAnsi="Calibri" w:cs="Calibri"/>
                <w:sz w:val="32"/>
                <w:szCs w:val="32"/>
              </w:rPr>
              <w:t>Javascript</w:t>
            </w:r>
            <w:r>
              <w:rPr>
                <w:rStyle w:val="eop"/>
                <w:rFonts w:ascii="Calibri" w:hAnsi="Calibri" w:cs="Calibri"/>
                <w:sz w:val="32"/>
                <w:szCs w:val="32"/>
              </w:rPr>
              <w:t> </w:t>
            </w:r>
          </w:p>
        </w:tc>
      </w:tr>
      <w:tr w:rsidR="000C0338" w14:paraId="22C68E02" w14:textId="77777777" w:rsidTr="000C0338">
        <w:trPr>
          <w:trHeight w:val="300"/>
        </w:trPr>
        <w:tc>
          <w:tcPr>
            <w:tcW w:w="4675" w:type="dxa"/>
            <w:tcBorders>
              <w:top w:val="single" w:sz="6" w:space="0" w:color="auto"/>
              <w:left w:val="single" w:sz="6" w:space="0" w:color="auto"/>
              <w:bottom w:val="single" w:sz="6" w:space="0" w:color="auto"/>
              <w:right w:val="single" w:sz="6" w:space="0" w:color="auto"/>
            </w:tcBorders>
            <w:shd w:val="clear" w:color="auto" w:fill="auto"/>
            <w:hideMark/>
          </w:tcPr>
          <w:p w14:paraId="447EDC79"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Framework:</w:t>
            </w:r>
            <w:r>
              <w:rPr>
                <w:rStyle w:val="eop"/>
                <w:rFonts w:ascii="Calibri" w:hAnsi="Calibri" w:cs="Calibri"/>
                <w:sz w:val="32"/>
                <w:szCs w:val="32"/>
              </w:rPr>
              <w:t> </w:t>
            </w:r>
          </w:p>
        </w:tc>
        <w:tc>
          <w:tcPr>
            <w:tcW w:w="4669" w:type="dxa"/>
            <w:tcBorders>
              <w:top w:val="single" w:sz="6" w:space="0" w:color="auto"/>
              <w:left w:val="single" w:sz="6" w:space="0" w:color="auto"/>
              <w:bottom w:val="single" w:sz="6" w:space="0" w:color="auto"/>
              <w:right w:val="single" w:sz="6" w:space="0" w:color="auto"/>
            </w:tcBorders>
            <w:shd w:val="clear" w:color="auto" w:fill="auto"/>
            <w:hideMark/>
          </w:tcPr>
          <w:p w14:paraId="51DCE83F" w14:textId="77777777" w:rsidR="000C0338" w:rsidRDefault="000C0338" w:rsidP="000C03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32"/>
                <w:szCs w:val="32"/>
              </w:rPr>
              <w:t>Framework:</w:t>
            </w:r>
            <w:r>
              <w:rPr>
                <w:rStyle w:val="eop"/>
                <w:rFonts w:ascii="Calibri" w:hAnsi="Calibri" w:cs="Calibri"/>
                <w:sz w:val="32"/>
                <w:szCs w:val="32"/>
              </w:rPr>
              <w:t> </w:t>
            </w:r>
          </w:p>
        </w:tc>
      </w:tr>
    </w:tbl>
    <w:p w14:paraId="13AAEF87" w14:textId="0491C6FE" w:rsidR="4F936DC5" w:rsidRDefault="4F936DC5" w:rsidP="4F936DC5">
      <w:pPr>
        <w:spacing w:line="257" w:lineRule="auto"/>
      </w:pPr>
      <w:r w:rsidRPr="4F936DC5">
        <w:rPr>
          <w:rFonts w:ascii="Calibri" w:eastAsia="Calibri" w:hAnsi="Calibri" w:cs="Calibri"/>
          <w:b/>
          <w:bCs/>
          <w:sz w:val="32"/>
          <w:szCs w:val="32"/>
        </w:rPr>
        <w:t xml:space="preserve"> </w:t>
      </w:r>
    </w:p>
    <w:tbl>
      <w:tblPr>
        <w:tblStyle w:val="TableGrid"/>
        <w:tblW w:w="0" w:type="auto"/>
        <w:tblLayout w:type="fixed"/>
        <w:tblLook w:val="04A0" w:firstRow="1" w:lastRow="0" w:firstColumn="1" w:lastColumn="0" w:noHBand="0" w:noVBand="1"/>
      </w:tblPr>
      <w:tblGrid>
        <w:gridCol w:w="885"/>
        <w:gridCol w:w="2130"/>
        <w:gridCol w:w="1410"/>
        <w:gridCol w:w="2250"/>
        <w:gridCol w:w="1305"/>
        <w:gridCol w:w="2775"/>
      </w:tblGrid>
      <w:tr w:rsidR="4F936DC5" w14:paraId="7F62345B" w14:textId="77777777" w:rsidTr="4F936DC5">
        <w:trPr>
          <w:trHeight w:val="300"/>
        </w:trPr>
        <w:tc>
          <w:tcPr>
            <w:tcW w:w="885" w:type="dxa"/>
            <w:tcBorders>
              <w:top w:val="single" w:sz="8" w:space="0" w:color="auto"/>
              <w:left w:val="single" w:sz="8" w:space="0" w:color="auto"/>
              <w:bottom w:val="single" w:sz="8" w:space="0" w:color="auto"/>
              <w:right w:val="single" w:sz="8" w:space="0" w:color="auto"/>
            </w:tcBorders>
            <w:tcMar>
              <w:left w:w="108" w:type="dxa"/>
              <w:right w:w="108" w:type="dxa"/>
            </w:tcMar>
          </w:tcPr>
          <w:p w14:paraId="54B6039F" w14:textId="734E7C65" w:rsidR="4F936DC5" w:rsidRDefault="4F936DC5" w:rsidP="4F936DC5">
            <w:r w:rsidRPr="4F936DC5">
              <w:rPr>
                <w:rFonts w:ascii="Calibri" w:eastAsia="Calibri" w:hAnsi="Calibri" w:cs="Calibri"/>
                <w:b/>
                <w:bCs/>
                <w:sz w:val="32"/>
                <w:szCs w:val="32"/>
              </w:rPr>
              <w:t>Form Name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89E1F6C" w14:textId="690231AF" w:rsidR="4F936DC5" w:rsidRDefault="4F936DC5" w:rsidP="4F936DC5">
            <w:r w:rsidRPr="4F936DC5">
              <w:rPr>
                <w:rFonts w:ascii="Calibri" w:eastAsia="Calibri" w:hAnsi="Calibri" w:cs="Calibri"/>
                <w:b/>
                <w:bCs/>
                <w:sz w:val="32"/>
                <w:szCs w:val="32"/>
              </w:rPr>
              <w:t>Category(Master</w:t>
            </w:r>
          </w:p>
          <w:p w14:paraId="26155AA1" w14:textId="41B62AA7" w:rsidR="4F936DC5" w:rsidRDefault="4F936DC5" w:rsidP="4F936DC5">
            <w:r w:rsidRPr="4F936DC5">
              <w:rPr>
                <w:rFonts w:ascii="Calibri" w:eastAsia="Calibri" w:hAnsi="Calibri" w:cs="Calibri"/>
                <w:b/>
                <w:bCs/>
                <w:sz w:val="32"/>
                <w:szCs w:val="32"/>
              </w:rPr>
              <w:t>/Transaction)</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27D48DA5" w14:textId="4082738A" w:rsidR="4F936DC5" w:rsidRDefault="4F936DC5" w:rsidP="4F936DC5">
            <w:r w:rsidRPr="4F936DC5">
              <w:rPr>
                <w:rFonts w:ascii="Calibri" w:eastAsia="Calibri" w:hAnsi="Calibri" w:cs="Calibri"/>
                <w:b/>
                <w:bCs/>
                <w:sz w:val="32"/>
                <w:szCs w:val="32"/>
              </w:rPr>
              <w:t>Table Name associated with the form</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5448F815" w14:textId="5432A589" w:rsidR="4F936DC5" w:rsidRDefault="4F936DC5" w:rsidP="4F936DC5">
            <w:r w:rsidRPr="4F936DC5">
              <w:rPr>
                <w:rFonts w:ascii="Calibri" w:eastAsia="Calibri" w:hAnsi="Calibri" w:cs="Calibri"/>
                <w:b/>
                <w:bCs/>
                <w:sz w:val="32"/>
                <w:szCs w:val="32"/>
              </w:rPr>
              <w:t>Form Name /css</w:t>
            </w:r>
          </w:p>
          <w:p w14:paraId="73EAD923" w14:textId="57071CC3" w:rsidR="4F936DC5" w:rsidRDefault="4F936DC5" w:rsidP="4F936DC5">
            <w:r w:rsidRPr="4F936DC5">
              <w:rPr>
                <w:rFonts w:ascii="Calibri" w:eastAsia="Calibri" w:hAnsi="Calibri" w:cs="Calibri"/>
                <w:b/>
                <w:bCs/>
                <w:sz w:val="32"/>
                <w:szCs w:val="32"/>
              </w:rPr>
              <w:t>For ex: Emp_master.html</w:t>
            </w:r>
          </w:p>
          <w:p w14:paraId="16A24560" w14:textId="69AF93EE" w:rsidR="4F936DC5" w:rsidRDefault="4F936DC5" w:rsidP="4F936DC5">
            <w:r w:rsidRPr="4F936DC5">
              <w:rPr>
                <w:rFonts w:ascii="Calibri" w:eastAsia="Calibri" w:hAnsi="Calibri" w:cs="Calibri"/>
                <w:b/>
                <w:bCs/>
                <w:sz w:val="32"/>
                <w:szCs w:val="32"/>
              </w:rPr>
              <w:t>Emp_master.css</w:t>
            </w:r>
          </w:p>
        </w:tc>
        <w:tc>
          <w:tcPr>
            <w:tcW w:w="1305" w:type="dxa"/>
            <w:tcBorders>
              <w:top w:val="single" w:sz="8" w:space="0" w:color="auto"/>
              <w:left w:val="single" w:sz="8" w:space="0" w:color="auto"/>
              <w:bottom w:val="single" w:sz="8" w:space="0" w:color="auto"/>
              <w:right w:val="single" w:sz="8" w:space="0" w:color="auto"/>
            </w:tcBorders>
            <w:tcMar>
              <w:left w:w="108" w:type="dxa"/>
              <w:right w:w="108" w:type="dxa"/>
            </w:tcMar>
          </w:tcPr>
          <w:p w14:paraId="03E82533" w14:textId="1067EA0A" w:rsidR="4F936DC5" w:rsidRDefault="4F936DC5" w:rsidP="4F936DC5">
            <w:r w:rsidRPr="4F936DC5">
              <w:rPr>
                <w:rFonts w:ascii="Calibri" w:eastAsia="Calibri" w:hAnsi="Calibri" w:cs="Calibri"/>
                <w:b/>
                <w:bCs/>
                <w:sz w:val="32"/>
                <w:szCs w:val="32"/>
                <w:highlight w:val="yellow"/>
              </w:rPr>
              <w:t>File Name for reference in the shared drive</w:t>
            </w:r>
          </w:p>
        </w:tc>
        <w:tc>
          <w:tcPr>
            <w:tcW w:w="2775" w:type="dxa"/>
            <w:tcBorders>
              <w:top w:val="single" w:sz="8" w:space="0" w:color="auto"/>
              <w:left w:val="single" w:sz="8" w:space="0" w:color="auto"/>
              <w:bottom w:val="single" w:sz="8" w:space="0" w:color="auto"/>
              <w:right w:val="single" w:sz="8" w:space="0" w:color="auto"/>
            </w:tcBorders>
            <w:tcMar>
              <w:left w:w="108" w:type="dxa"/>
              <w:right w:w="108" w:type="dxa"/>
            </w:tcMar>
          </w:tcPr>
          <w:p w14:paraId="4E3D959A" w14:textId="0DE2014F" w:rsidR="4F936DC5" w:rsidRDefault="4F936DC5" w:rsidP="4F936DC5">
            <w:r w:rsidRPr="4F936DC5">
              <w:rPr>
                <w:rFonts w:ascii="Calibri" w:eastAsia="Calibri" w:hAnsi="Calibri" w:cs="Calibri"/>
                <w:b/>
                <w:bCs/>
                <w:sz w:val="32"/>
                <w:szCs w:val="32"/>
              </w:rPr>
              <w:t>Type of operations</w:t>
            </w:r>
          </w:p>
          <w:p w14:paraId="3C03B253" w14:textId="0B2B5C95" w:rsidR="4F936DC5" w:rsidRDefault="4F936DC5" w:rsidP="4F936DC5">
            <w:r w:rsidRPr="4F936DC5">
              <w:rPr>
                <w:rFonts w:ascii="Calibri" w:eastAsia="Calibri" w:hAnsi="Calibri" w:cs="Calibri"/>
                <w:b/>
                <w:bCs/>
                <w:sz w:val="32"/>
                <w:szCs w:val="32"/>
              </w:rPr>
              <w:t>(Insert/Update/Delete</w:t>
            </w:r>
          </w:p>
          <w:p w14:paraId="2FA5788B" w14:textId="3D897163" w:rsidR="4F936DC5" w:rsidRDefault="4F936DC5" w:rsidP="4F936DC5">
            <w:r w:rsidRPr="4F936DC5">
              <w:rPr>
                <w:rFonts w:ascii="Calibri" w:eastAsia="Calibri" w:hAnsi="Calibri" w:cs="Calibri"/>
                <w:b/>
                <w:bCs/>
                <w:sz w:val="32"/>
                <w:szCs w:val="32"/>
              </w:rPr>
              <w:t>/Search/Display)</w:t>
            </w:r>
          </w:p>
        </w:tc>
      </w:tr>
      <w:tr w:rsidR="4F936DC5" w14:paraId="555DBE5D" w14:textId="77777777" w:rsidTr="4F936DC5">
        <w:trPr>
          <w:trHeight w:val="300"/>
        </w:trPr>
        <w:tc>
          <w:tcPr>
            <w:tcW w:w="885" w:type="dxa"/>
            <w:tcBorders>
              <w:top w:val="single" w:sz="8" w:space="0" w:color="auto"/>
              <w:left w:val="single" w:sz="8" w:space="0" w:color="auto"/>
              <w:bottom w:val="single" w:sz="8" w:space="0" w:color="auto"/>
              <w:right w:val="single" w:sz="8" w:space="0" w:color="auto"/>
            </w:tcBorders>
            <w:tcMar>
              <w:left w:w="108" w:type="dxa"/>
              <w:right w:w="108" w:type="dxa"/>
            </w:tcMar>
          </w:tcPr>
          <w:p w14:paraId="7F5B645F" w14:textId="543F25E7" w:rsidR="4F936DC5" w:rsidRDefault="4F936DC5" w:rsidP="4F936DC5">
            <w:r w:rsidRPr="4F936DC5">
              <w:rPr>
                <w:rFonts w:ascii="Calibri" w:eastAsia="Calibri" w:hAnsi="Calibri" w:cs="Calibri"/>
                <w:b/>
                <w:bCs/>
                <w:sz w:val="32"/>
                <w:szCs w:val="32"/>
              </w:rPr>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4BB6C72E" w14:textId="049C760D" w:rsidR="4F936DC5" w:rsidRDefault="4F936DC5" w:rsidP="4F936DC5">
            <w:r w:rsidRPr="4F936DC5">
              <w:rPr>
                <w:rFonts w:ascii="Calibri" w:eastAsia="Calibri" w:hAnsi="Calibri" w:cs="Calibri"/>
                <w:b/>
                <w:bCs/>
                <w:sz w:val="32"/>
                <w:szCs w:val="32"/>
              </w:rPr>
              <w:t xml:space="preserve"> </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2E79DC35" w14:textId="17959F4E" w:rsidR="4F936DC5" w:rsidRDefault="4F936DC5" w:rsidP="4F936DC5">
            <w:r w:rsidRPr="4F936DC5">
              <w:rPr>
                <w:rFonts w:ascii="Calibri" w:eastAsia="Calibri" w:hAnsi="Calibri" w:cs="Calibri"/>
                <w:b/>
                <w:bCs/>
                <w:sz w:val="32"/>
                <w:szCs w:val="32"/>
              </w:rPr>
              <w:t xml:space="preserve"> </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tcPr>
          <w:p w14:paraId="06AE9094" w14:textId="02AFA8EC" w:rsidR="4F936DC5" w:rsidRDefault="4F936DC5" w:rsidP="4F936DC5">
            <w:r w:rsidRPr="4F936DC5">
              <w:rPr>
                <w:rFonts w:ascii="Calibri" w:eastAsia="Calibri" w:hAnsi="Calibri" w:cs="Calibri"/>
                <w:b/>
                <w:bCs/>
                <w:sz w:val="32"/>
                <w:szCs w:val="32"/>
              </w:rPr>
              <w:t xml:space="preserve"> </w:t>
            </w:r>
          </w:p>
        </w:tc>
        <w:tc>
          <w:tcPr>
            <w:tcW w:w="1305" w:type="dxa"/>
            <w:tcBorders>
              <w:top w:val="single" w:sz="8" w:space="0" w:color="auto"/>
              <w:left w:val="single" w:sz="8" w:space="0" w:color="auto"/>
              <w:bottom w:val="single" w:sz="8" w:space="0" w:color="auto"/>
              <w:right w:val="single" w:sz="8" w:space="0" w:color="auto"/>
            </w:tcBorders>
            <w:tcMar>
              <w:left w:w="108" w:type="dxa"/>
              <w:right w:w="108" w:type="dxa"/>
            </w:tcMar>
          </w:tcPr>
          <w:p w14:paraId="57EE22A8" w14:textId="1C78293D" w:rsidR="4F936DC5" w:rsidRDefault="4F936DC5" w:rsidP="4F936DC5">
            <w:r w:rsidRPr="4F936DC5">
              <w:rPr>
                <w:rFonts w:ascii="Calibri" w:eastAsia="Calibri" w:hAnsi="Calibri" w:cs="Calibri"/>
                <w:b/>
                <w:bCs/>
                <w:sz w:val="32"/>
                <w:szCs w:val="32"/>
              </w:rPr>
              <w:t xml:space="preserve"> </w:t>
            </w:r>
          </w:p>
        </w:tc>
        <w:tc>
          <w:tcPr>
            <w:tcW w:w="2775" w:type="dxa"/>
            <w:tcBorders>
              <w:top w:val="single" w:sz="8" w:space="0" w:color="auto"/>
              <w:left w:val="single" w:sz="8" w:space="0" w:color="auto"/>
              <w:bottom w:val="single" w:sz="8" w:space="0" w:color="auto"/>
              <w:right w:val="single" w:sz="8" w:space="0" w:color="auto"/>
            </w:tcBorders>
            <w:tcMar>
              <w:left w:w="108" w:type="dxa"/>
              <w:right w:w="108" w:type="dxa"/>
            </w:tcMar>
          </w:tcPr>
          <w:p w14:paraId="27DA91AE" w14:textId="74F1AC63" w:rsidR="4F936DC5" w:rsidRDefault="4F936DC5" w:rsidP="4F936DC5">
            <w:r w:rsidRPr="4F936DC5">
              <w:rPr>
                <w:rFonts w:ascii="Calibri" w:eastAsia="Calibri" w:hAnsi="Calibri" w:cs="Calibri"/>
                <w:b/>
                <w:bCs/>
                <w:sz w:val="32"/>
                <w:szCs w:val="32"/>
              </w:rPr>
              <w:t xml:space="preserve"> </w:t>
            </w:r>
          </w:p>
        </w:tc>
      </w:tr>
    </w:tbl>
    <w:p w14:paraId="2381B6E6" w14:textId="33B9DD4C" w:rsidR="4F936DC5" w:rsidRDefault="4F936DC5" w:rsidP="4F936DC5">
      <w:pPr>
        <w:spacing w:line="257" w:lineRule="auto"/>
      </w:pPr>
      <w:r w:rsidRPr="4F936DC5">
        <w:rPr>
          <w:rFonts w:ascii="Calibri" w:eastAsia="Calibri" w:hAnsi="Calibri" w:cs="Calibri"/>
          <w:b/>
          <w:bCs/>
          <w:sz w:val="32"/>
          <w:szCs w:val="32"/>
        </w:rPr>
        <w:t xml:space="preserve"> </w:t>
      </w:r>
    </w:p>
    <w:p w14:paraId="2CE69198" w14:textId="1806DCF3" w:rsidR="002F3784" w:rsidRDefault="002F3784" w:rsidP="4F936DC5">
      <w:pPr>
        <w:spacing w:line="257" w:lineRule="auto"/>
      </w:pPr>
      <w:r w:rsidRPr="4F936DC5">
        <w:rPr>
          <w:rFonts w:ascii="Calibri" w:eastAsia="Calibri" w:hAnsi="Calibri" w:cs="Calibri"/>
          <w:b/>
          <w:sz w:val="32"/>
          <w:szCs w:val="32"/>
        </w:rPr>
        <w:t>-- record the video of the working output and keep in the drive</w:t>
      </w:r>
    </w:p>
    <w:p w14:paraId="166FDA88" w14:textId="7BA6460C" w:rsidR="4F936DC5" w:rsidRDefault="4F936DC5" w:rsidP="4F936DC5">
      <w:pPr>
        <w:spacing w:line="257" w:lineRule="auto"/>
      </w:pPr>
      <w:r w:rsidRPr="4F936DC5">
        <w:rPr>
          <w:rFonts w:ascii="Calibri" w:eastAsia="Calibri" w:hAnsi="Calibri" w:cs="Calibri"/>
          <w:b/>
          <w:bCs/>
          <w:sz w:val="32"/>
          <w:szCs w:val="32"/>
        </w:rPr>
        <w:lastRenderedPageBreak/>
        <w:t xml:space="preserve"> </w:t>
      </w:r>
    </w:p>
    <w:p w14:paraId="40A34C03" w14:textId="25ED4849" w:rsidR="4F936DC5" w:rsidRDefault="4F936DC5" w:rsidP="4F936DC5">
      <w:pPr>
        <w:spacing w:line="257" w:lineRule="auto"/>
      </w:pPr>
      <w:r w:rsidRPr="4F936DC5">
        <w:rPr>
          <w:rFonts w:ascii="Calibri" w:eastAsia="Calibri" w:hAnsi="Calibri" w:cs="Calibri"/>
          <w:b/>
          <w:bCs/>
          <w:sz w:val="32"/>
          <w:szCs w:val="32"/>
        </w:rPr>
        <w:t xml:space="preserve"> </w:t>
      </w:r>
    </w:p>
    <w:tbl>
      <w:tblPr>
        <w:tblStyle w:val="TableGrid"/>
        <w:tblW w:w="0" w:type="auto"/>
        <w:tblLayout w:type="fixed"/>
        <w:tblLook w:val="04A0" w:firstRow="1" w:lastRow="0" w:firstColumn="1" w:lastColumn="0" w:noHBand="0" w:noVBand="1"/>
      </w:tblPr>
      <w:tblGrid>
        <w:gridCol w:w="3750"/>
        <w:gridCol w:w="3645"/>
        <w:gridCol w:w="3375"/>
      </w:tblGrid>
      <w:tr w:rsidR="4F936DC5" w14:paraId="744CAE61"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1A196582" w14:textId="563C1B35" w:rsidR="4F936DC5" w:rsidRDefault="4F936DC5" w:rsidP="4F936DC5">
            <w:r w:rsidRPr="4F936DC5">
              <w:rPr>
                <w:rFonts w:ascii="Calibri" w:eastAsia="Calibri" w:hAnsi="Calibri" w:cs="Calibri"/>
                <w:b/>
                <w:bCs/>
                <w:sz w:val="32"/>
                <w:szCs w:val="32"/>
              </w:rPr>
              <w:t>Section No</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762B24B9" w14:textId="5C2B52CC" w:rsidR="4F936DC5" w:rsidRDefault="4F936DC5" w:rsidP="4F936DC5">
            <w:r w:rsidRPr="4F936DC5">
              <w:rPr>
                <w:rFonts w:ascii="Calibri" w:eastAsia="Calibri" w:hAnsi="Calibri" w:cs="Calibri"/>
                <w:b/>
                <w:bCs/>
                <w:sz w:val="32"/>
                <w:szCs w:val="32"/>
              </w:rPr>
              <w:t>Mark</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28B8A5BB" w14:textId="772C0B7E" w:rsidR="4F936DC5" w:rsidRDefault="4F936DC5" w:rsidP="4F936DC5">
            <w:r w:rsidRPr="4F936DC5">
              <w:rPr>
                <w:rFonts w:ascii="Calibri" w:eastAsia="Calibri" w:hAnsi="Calibri" w:cs="Calibri"/>
                <w:b/>
                <w:bCs/>
                <w:sz w:val="32"/>
                <w:szCs w:val="32"/>
              </w:rPr>
              <w:t>Marks Awarded</w:t>
            </w:r>
          </w:p>
        </w:tc>
      </w:tr>
      <w:tr w:rsidR="4F936DC5" w14:paraId="70D80E43"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1FE1A451" w14:textId="11B18C05" w:rsidR="4F936DC5" w:rsidRDefault="4F936DC5" w:rsidP="4F936DC5">
            <w:r w:rsidRPr="4F936DC5">
              <w:rPr>
                <w:rFonts w:ascii="Calibri" w:eastAsia="Calibri" w:hAnsi="Calibri" w:cs="Calibri"/>
                <w:b/>
                <w:bCs/>
                <w:sz w:val="32"/>
                <w:szCs w:val="32"/>
              </w:rPr>
              <w:t>1</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44C41217" w14:textId="430FA910" w:rsidR="4F936DC5" w:rsidRDefault="4F936DC5" w:rsidP="4F936DC5">
            <w:r w:rsidRPr="4F936DC5">
              <w:rPr>
                <w:rFonts w:ascii="Calibri" w:eastAsia="Calibri" w:hAnsi="Calibri" w:cs="Calibri"/>
                <w:b/>
                <w:bCs/>
                <w:sz w:val="32"/>
                <w:szCs w:val="32"/>
              </w:rPr>
              <w:t>5</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5E2CEBEC" w14:textId="0FE12ECA" w:rsidR="4F936DC5" w:rsidRDefault="4F936DC5" w:rsidP="4F936DC5">
            <w:r w:rsidRPr="4F936DC5">
              <w:rPr>
                <w:rFonts w:ascii="Calibri" w:eastAsia="Calibri" w:hAnsi="Calibri" w:cs="Calibri"/>
                <w:b/>
                <w:bCs/>
                <w:sz w:val="32"/>
                <w:szCs w:val="32"/>
              </w:rPr>
              <w:t xml:space="preserve"> </w:t>
            </w:r>
          </w:p>
        </w:tc>
      </w:tr>
      <w:tr w:rsidR="4F936DC5" w14:paraId="59B00CBA"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61817421" w14:textId="3C6F8584" w:rsidR="4F936DC5" w:rsidRDefault="4F936DC5" w:rsidP="4F936DC5">
            <w:r w:rsidRPr="4F936DC5">
              <w:rPr>
                <w:rFonts w:ascii="Calibri" w:eastAsia="Calibri" w:hAnsi="Calibri" w:cs="Calibri"/>
                <w:b/>
                <w:bCs/>
                <w:sz w:val="32"/>
                <w:szCs w:val="32"/>
              </w:rPr>
              <w:t>2</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03242E14" w14:textId="3D1DF9AC" w:rsidR="4F936DC5" w:rsidRDefault="4F936DC5" w:rsidP="4F936DC5">
            <w:r w:rsidRPr="4F936DC5">
              <w:rPr>
                <w:rFonts w:ascii="Calibri" w:eastAsia="Calibri" w:hAnsi="Calibri" w:cs="Calibri"/>
                <w:b/>
                <w:bCs/>
                <w:sz w:val="32"/>
                <w:szCs w:val="32"/>
              </w:rPr>
              <w:t>10</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71D3BE7C" w14:textId="664687EE" w:rsidR="4F936DC5" w:rsidRDefault="4F936DC5" w:rsidP="4F936DC5">
            <w:r w:rsidRPr="4F936DC5">
              <w:rPr>
                <w:rFonts w:ascii="Calibri" w:eastAsia="Calibri" w:hAnsi="Calibri" w:cs="Calibri"/>
                <w:b/>
                <w:bCs/>
                <w:sz w:val="32"/>
                <w:szCs w:val="32"/>
              </w:rPr>
              <w:t xml:space="preserve"> </w:t>
            </w:r>
          </w:p>
        </w:tc>
      </w:tr>
      <w:tr w:rsidR="4F936DC5" w14:paraId="20CD6F14"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2B6160D6" w14:textId="5F4D2292" w:rsidR="4F936DC5" w:rsidRDefault="4F936DC5" w:rsidP="4F936DC5">
            <w:r w:rsidRPr="4F936DC5">
              <w:rPr>
                <w:rFonts w:ascii="Calibri" w:eastAsia="Calibri" w:hAnsi="Calibri" w:cs="Calibri"/>
                <w:b/>
                <w:bCs/>
                <w:sz w:val="32"/>
                <w:szCs w:val="32"/>
              </w:rPr>
              <w:t>3</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1791AA71" w14:textId="339E636C" w:rsidR="4F936DC5" w:rsidRDefault="4F936DC5" w:rsidP="4F936DC5">
            <w:r w:rsidRPr="4F936DC5">
              <w:rPr>
                <w:rFonts w:ascii="Calibri" w:eastAsia="Calibri" w:hAnsi="Calibri" w:cs="Calibri"/>
                <w:b/>
                <w:bCs/>
                <w:sz w:val="32"/>
                <w:szCs w:val="32"/>
              </w:rPr>
              <w:t>5</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F4A8FAE" w14:textId="634A1B05" w:rsidR="4F936DC5" w:rsidRDefault="4F936DC5" w:rsidP="4F936DC5">
            <w:r w:rsidRPr="4F936DC5">
              <w:rPr>
                <w:rFonts w:ascii="Calibri" w:eastAsia="Calibri" w:hAnsi="Calibri" w:cs="Calibri"/>
                <w:b/>
                <w:bCs/>
                <w:sz w:val="32"/>
                <w:szCs w:val="32"/>
              </w:rPr>
              <w:t xml:space="preserve"> </w:t>
            </w:r>
          </w:p>
        </w:tc>
      </w:tr>
      <w:tr w:rsidR="4F936DC5" w14:paraId="377D029C"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415B3957" w14:textId="6EB1DBB0" w:rsidR="4F936DC5" w:rsidRDefault="4F936DC5" w:rsidP="4F936DC5">
            <w:r w:rsidRPr="4F936DC5">
              <w:rPr>
                <w:rFonts w:ascii="Calibri" w:eastAsia="Calibri" w:hAnsi="Calibri" w:cs="Calibri"/>
                <w:b/>
                <w:bCs/>
                <w:sz w:val="32"/>
                <w:szCs w:val="32"/>
              </w:rPr>
              <w:t>4</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2EB7F429" w14:textId="407620E9" w:rsidR="4F936DC5" w:rsidRDefault="4F936DC5" w:rsidP="4F936DC5">
            <w:r w:rsidRPr="4F936DC5">
              <w:rPr>
                <w:rFonts w:ascii="Calibri" w:eastAsia="Calibri" w:hAnsi="Calibri" w:cs="Calibri"/>
                <w:b/>
                <w:bCs/>
                <w:sz w:val="32"/>
                <w:szCs w:val="32"/>
              </w:rPr>
              <w:t>5</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0262FEF8" w14:textId="7620360B" w:rsidR="4F936DC5" w:rsidRDefault="4F936DC5" w:rsidP="4F936DC5">
            <w:r w:rsidRPr="4F936DC5">
              <w:rPr>
                <w:rFonts w:ascii="Calibri" w:eastAsia="Calibri" w:hAnsi="Calibri" w:cs="Calibri"/>
                <w:b/>
                <w:bCs/>
                <w:sz w:val="32"/>
                <w:szCs w:val="32"/>
              </w:rPr>
              <w:t xml:space="preserve"> </w:t>
            </w:r>
          </w:p>
        </w:tc>
      </w:tr>
      <w:tr w:rsidR="4F936DC5" w14:paraId="22E3946B"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5AE8A468" w14:textId="6E4A29D7" w:rsidR="4F936DC5" w:rsidRDefault="4F936DC5" w:rsidP="4F936DC5">
            <w:r w:rsidRPr="4F936DC5">
              <w:rPr>
                <w:rFonts w:ascii="Calibri" w:eastAsia="Calibri" w:hAnsi="Calibri" w:cs="Calibri"/>
                <w:b/>
                <w:bCs/>
                <w:sz w:val="32"/>
                <w:szCs w:val="32"/>
              </w:rPr>
              <w:t>5</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33CAD6EA" w14:textId="59997E4C" w:rsidR="4F936DC5" w:rsidRDefault="4F936DC5" w:rsidP="4F936DC5">
            <w:r w:rsidRPr="4F936DC5">
              <w:rPr>
                <w:rFonts w:ascii="Calibri" w:eastAsia="Calibri" w:hAnsi="Calibri" w:cs="Calibri"/>
                <w:b/>
                <w:bCs/>
                <w:sz w:val="32"/>
                <w:szCs w:val="32"/>
              </w:rPr>
              <w:t>5</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3FE7BA32" w14:textId="21776B87" w:rsidR="4F936DC5" w:rsidRDefault="4F936DC5" w:rsidP="4F936DC5">
            <w:r w:rsidRPr="4F936DC5">
              <w:rPr>
                <w:rFonts w:ascii="Calibri" w:eastAsia="Calibri" w:hAnsi="Calibri" w:cs="Calibri"/>
                <w:b/>
                <w:bCs/>
                <w:sz w:val="32"/>
                <w:szCs w:val="32"/>
              </w:rPr>
              <w:t xml:space="preserve"> </w:t>
            </w:r>
          </w:p>
        </w:tc>
      </w:tr>
      <w:tr w:rsidR="4F936DC5" w14:paraId="38676D5C"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4B76B749" w14:textId="3004932C" w:rsidR="4F936DC5" w:rsidRDefault="4F936DC5" w:rsidP="4F936DC5">
            <w:r w:rsidRPr="4F936DC5">
              <w:rPr>
                <w:rFonts w:ascii="Calibri" w:eastAsia="Calibri" w:hAnsi="Calibri" w:cs="Calibri"/>
                <w:b/>
                <w:bCs/>
                <w:sz w:val="32"/>
                <w:szCs w:val="32"/>
              </w:rPr>
              <w:t>6</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0A278893" w14:textId="4FED08BC" w:rsidR="4F936DC5" w:rsidRDefault="4F936DC5" w:rsidP="4F936DC5">
            <w:r w:rsidRPr="4F936DC5">
              <w:rPr>
                <w:rFonts w:ascii="Calibri" w:eastAsia="Calibri" w:hAnsi="Calibri" w:cs="Calibri"/>
                <w:b/>
                <w:bCs/>
                <w:sz w:val="32"/>
                <w:szCs w:val="32"/>
              </w:rPr>
              <w:t>10</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4414D6D7" w14:textId="5EB990D2" w:rsidR="4F936DC5" w:rsidRDefault="4F936DC5" w:rsidP="4F936DC5">
            <w:r w:rsidRPr="4F936DC5">
              <w:rPr>
                <w:rFonts w:ascii="Calibri" w:eastAsia="Calibri" w:hAnsi="Calibri" w:cs="Calibri"/>
                <w:b/>
                <w:bCs/>
                <w:sz w:val="32"/>
                <w:szCs w:val="32"/>
              </w:rPr>
              <w:t xml:space="preserve"> </w:t>
            </w:r>
          </w:p>
        </w:tc>
      </w:tr>
      <w:tr w:rsidR="4F936DC5" w14:paraId="7A0D85C1"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10651075" w14:textId="5DE6CFF8" w:rsidR="4F936DC5" w:rsidRDefault="4F936DC5" w:rsidP="4F936DC5">
            <w:r w:rsidRPr="4F936DC5">
              <w:rPr>
                <w:rFonts w:ascii="Calibri" w:eastAsia="Calibri" w:hAnsi="Calibri" w:cs="Calibri"/>
                <w:b/>
                <w:bCs/>
                <w:sz w:val="32"/>
                <w:szCs w:val="32"/>
              </w:rPr>
              <w:t>7</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1BAA1983" w14:textId="5EA82A35" w:rsidR="4F936DC5" w:rsidRDefault="4F936DC5" w:rsidP="4F936DC5">
            <w:r w:rsidRPr="4F936DC5">
              <w:rPr>
                <w:rFonts w:ascii="Calibri" w:eastAsia="Calibri" w:hAnsi="Calibri" w:cs="Calibri"/>
                <w:b/>
                <w:bCs/>
                <w:sz w:val="32"/>
                <w:szCs w:val="32"/>
              </w:rPr>
              <w:t>10</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0C57AA8D" w14:textId="0B7ECCBB" w:rsidR="4F936DC5" w:rsidRDefault="4F936DC5" w:rsidP="4F936DC5">
            <w:r w:rsidRPr="4F936DC5">
              <w:rPr>
                <w:rFonts w:ascii="Calibri" w:eastAsia="Calibri" w:hAnsi="Calibri" w:cs="Calibri"/>
                <w:b/>
                <w:bCs/>
                <w:sz w:val="32"/>
                <w:szCs w:val="32"/>
              </w:rPr>
              <w:t xml:space="preserve"> </w:t>
            </w:r>
          </w:p>
        </w:tc>
      </w:tr>
      <w:tr w:rsidR="4F936DC5" w14:paraId="0D6C159E"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6ACB1FA2" w14:textId="23C0EDC6" w:rsidR="4F936DC5" w:rsidRDefault="4F936DC5" w:rsidP="4F936DC5">
            <w:r w:rsidRPr="4F936DC5">
              <w:rPr>
                <w:rFonts w:ascii="Calibri" w:eastAsia="Calibri" w:hAnsi="Calibri" w:cs="Calibri"/>
                <w:b/>
                <w:bCs/>
                <w:sz w:val="32"/>
                <w:szCs w:val="32"/>
              </w:rPr>
              <w:t>8</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6CAD29FD" w14:textId="3402C1E9" w:rsidR="4F936DC5" w:rsidRDefault="4F936DC5" w:rsidP="4F936DC5">
            <w:r w:rsidRPr="4F936DC5">
              <w:rPr>
                <w:rFonts w:ascii="Calibri" w:eastAsia="Calibri" w:hAnsi="Calibri" w:cs="Calibri"/>
                <w:b/>
                <w:bCs/>
                <w:sz w:val="32"/>
                <w:szCs w:val="32"/>
              </w:rPr>
              <w:t>10</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80EEAF7" w14:textId="5358DEBC" w:rsidR="4F936DC5" w:rsidRDefault="4F936DC5" w:rsidP="4F936DC5">
            <w:r w:rsidRPr="4F936DC5">
              <w:rPr>
                <w:rFonts w:ascii="Calibri" w:eastAsia="Calibri" w:hAnsi="Calibri" w:cs="Calibri"/>
                <w:b/>
                <w:bCs/>
                <w:sz w:val="32"/>
                <w:szCs w:val="32"/>
              </w:rPr>
              <w:t xml:space="preserve"> </w:t>
            </w:r>
          </w:p>
        </w:tc>
      </w:tr>
      <w:tr w:rsidR="4F936DC5" w14:paraId="036BBFE9"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7521B811" w14:textId="7706FA13" w:rsidR="4F936DC5" w:rsidRDefault="4F936DC5" w:rsidP="4F936DC5">
            <w:r w:rsidRPr="4F936DC5">
              <w:rPr>
                <w:rFonts w:ascii="Calibri" w:eastAsia="Calibri" w:hAnsi="Calibri" w:cs="Calibri"/>
                <w:b/>
                <w:bCs/>
                <w:sz w:val="32"/>
                <w:szCs w:val="32"/>
              </w:rPr>
              <w:t>9</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055B808C" w14:textId="2D148708" w:rsidR="4F936DC5" w:rsidRDefault="4F936DC5" w:rsidP="4F936DC5">
            <w:r w:rsidRPr="4F936DC5">
              <w:rPr>
                <w:rFonts w:ascii="Calibri" w:eastAsia="Calibri" w:hAnsi="Calibri" w:cs="Calibri"/>
                <w:b/>
                <w:bCs/>
                <w:sz w:val="32"/>
                <w:szCs w:val="32"/>
              </w:rPr>
              <w:t>30</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4EEB414E" w14:textId="4393D19A" w:rsidR="4F936DC5" w:rsidRDefault="4F936DC5" w:rsidP="4F936DC5">
            <w:r w:rsidRPr="4F936DC5">
              <w:rPr>
                <w:rFonts w:ascii="Calibri" w:eastAsia="Calibri" w:hAnsi="Calibri" w:cs="Calibri"/>
                <w:b/>
                <w:bCs/>
                <w:sz w:val="32"/>
                <w:szCs w:val="32"/>
              </w:rPr>
              <w:t xml:space="preserve"> </w:t>
            </w:r>
          </w:p>
        </w:tc>
      </w:tr>
      <w:tr w:rsidR="4F936DC5" w14:paraId="7D73EFE6" w14:textId="77777777" w:rsidTr="4F936DC5">
        <w:trPr>
          <w:trHeight w:val="300"/>
        </w:trPr>
        <w:tc>
          <w:tcPr>
            <w:tcW w:w="3750" w:type="dxa"/>
            <w:tcBorders>
              <w:top w:val="single" w:sz="8" w:space="0" w:color="auto"/>
              <w:left w:val="single" w:sz="8" w:space="0" w:color="auto"/>
              <w:bottom w:val="single" w:sz="8" w:space="0" w:color="auto"/>
              <w:right w:val="single" w:sz="8" w:space="0" w:color="auto"/>
            </w:tcBorders>
            <w:tcMar>
              <w:left w:w="108" w:type="dxa"/>
              <w:right w:w="108" w:type="dxa"/>
            </w:tcMar>
          </w:tcPr>
          <w:p w14:paraId="34322031" w14:textId="7063E4D7" w:rsidR="4F936DC5" w:rsidRDefault="4F936DC5" w:rsidP="4F936DC5">
            <w:r w:rsidRPr="4F936DC5">
              <w:rPr>
                <w:rFonts w:ascii="Calibri" w:eastAsia="Calibri" w:hAnsi="Calibri" w:cs="Calibri"/>
                <w:b/>
                <w:bCs/>
                <w:sz w:val="32"/>
                <w:szCs w:val="32"/>
              </w:rPr>
              <w:t>10</w:t>
            </w:r>
          </w:p>
        </w:tc>
        <w:tc>
          <w:tcPr>
            <w:tcW w:w="3645" w:type="dxa"/>
            <w:tcBorders>
              <w:top w:val="single" w:sz="8" w:space="0" w:color="auto"/>
              <w:left w:val="single" w:sz="8" w:space="0" w:color="auto"/>
              <w:bottom w:val="single" w:sz="8" w:space="0" w:color="auto"/>
              <w:right w:val="single" w:sz="8" w:space="0" w:color="auto"/>
            </w:tcBorders>
            <w:tcMar>
              <w:left w:w="108" w:type="dxa"/>
              <w:right w:w="108" w:type="dxa"/>
            </w:tcMar>
          </w:tcPr>
          <w:p w14:paraId="0C4528BB" w14:textId="783507FD" w:rsidR="4F936DC5" w:rsidRDefault="4F936DC5" w:rsidP="4F936DC5">
            <w:r w:rsidRPr="4F936DC5">
              <w:rPr>
                <w:rFonts w:ascii="Calibri" w:eastAsia="Calibri" w:hAnsi="Calibri" w:cs="Calibri"/>
                <w:b/>
                <w:bCs/>
                <w:sz w:val="32"/>
                <w:szCs w:val="32"/>
              </w:rPr>
              <w:t>10</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13CA81D" w14:textId="682A28BA" w:rsidR="4F936DC5" w:rsidRDefault="4F936DC5" w:rsidP="4F936DC5">
            <w:r w:rsidRPr="4F936DC5">
              <w:rPr>
                <w:rFonts w:ascii="Calibri" w:eastAsia="Calibri" w:hAnsi="Calibri" w:cs="Calibri"/>
                <w:b/>
                <w:bCs/>
                <w:sz w:val="32"/>
                <w:szCs w:val="32"/>
              </w:rPr>
              <w:t xml:space="preserve"> </w:t>
            </w:r>
          </w:p>
        </w:tc>
      </w:tr>
    </w:tbl>
    <w:p w14:paraId="3F4A8C6E" w14:textId="4B41312E" w:rsidR="4F936DC5" w:rsidRDefault="4F936DC5" w:rsidP="4F936DC5">
      <w:pPr>
        <w:spacing w:line="257" w:lineRule="auto"/>
        <w:rPr>
          <w:rFonts w:ascii="Calibri" w:eastAsia="Calibri" w:hAnsi="Calibri" w:cs="Calibri"/>
          <w:b/>
          <w:bCs/>
          <w:sz w:val="32"/>
          <w:szCs w:val="32"/>
        </w:rPr>
      </w:pPr>
    </w:p>
    <w:p w14:paraId="5B76CC32" w14:textId="5DC57C8F" w:rsidR="00D05FCF" w:rsidRDefault="00D05FCF" w:rsidP="00E9575C">
      <w:pPr>
        <w:rPr>
          <w:b/>
          <w:bCs/>
          <w:sz w:val="32"/>
          <w:szCs w:val="32"/>
        </w:rPr>
      </w:pPr>
    </w:p>
    <w:sectPr w:rsidR="00D05FCF" w:rsidSect="00E9575C">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192FA" w14:textId="77777777" w:rsidR="00090990" w:rsidRDefault="00090990" w:rsidP="00727156">
      <w:pPr>
        <w:spacing w:after="0" w:line="240" w:lineRule="auto"/>
      </w:pPr>
      <w:r>
        <w:separator/>
      </w:r>
    </w:p>
  </w:endnote>
  <w:endnote w:type="continuationSeparator" w:id="0">
    <w:p w14:paraId="1515F741" w14:textId="77777777" w:rsidR="00090990" w:rsidRDefault="00090990" w:rsidP="00727156">
      <w:pPr>
        <w:spacing w:after="0" w:line="240" w:lineRule="auto"/>
      </w:pPr>
      <w:r>
        <w:continuationSeparator/>
      </w:r>
    </w:p>
  </w:endnote>
  <w:endnote w:type="continuationNotice" w:id="1">
    <w:p w14:paraId="58D31AC8" w14:textId="77777777" w:rsidR="00090990" w:rsidRDefault="000909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DBB12" w14:textId="77777777" w:rsidR="00090990" w:rsidRDefault="00090990" w:rsidP="00727156">
      <w:pPr>
        <w:spacing w:after="0" w:line="240" w:lineRule="auto"/>
      </w:pPr>
      <w:r>
        <w:separator/>
      </w:r>
    </w:p>
  </w:footnote>
  <w:footnote w:type="continuationSeparator" w:id="0">
    <w:p w14:paraId="409045F9" w14:textId="77777777" w:rsidR="00090990" w:rsidRDefault="00090990" w:rsidP="00727156">
      <w:pPr>
        <w:spacing w:after="0" w:line="240" w:lineRule="auto"/>
      </w:pPr>
      <w:r>
        <w:continuationSeparator/>
      </w:r>
    </w:p>
  </w:footnote>
  <w:footnote w:type="continuationNotice" w:id="1">
    <w:p w14:paraId="1F7C707F" w14:textId="77777777" w:rsidR="00090990" w:rsidRDefault="0009099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1D8B"/>
    <w:multiLevelType w:val="hybridMultilevel"/>
    <w:tmpl w:val="0ACED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6607D7"/>
    <w:multiLevelType w:val="multilevel"/>
    <w:tmpl w:val="D982E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5E271E"/>
    <w:multiLevelType w:val="hybridMultilevel"/>
    <w:tmpl w:val="117ADC26"/>
    <w:lvl w:ilvl="0" w:tplc="EC60DFFA">
      <w:start w:val="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519DCA"/>
    <w:multiLevelType w:val="hybridMultilevel"/>
    <w:tmpl w:val="5BD0A684"/>
    <w:lvl w:ilvl="0" w:tplc="8E8290C2">
      <w:start w:val="1"/>
      <w:numFmt w:val="bullet"/>
      <w:lvlText w:val="·"/>
      <w:lvlJc w:val="left"/>
      <w:pPr>
        <w:ind w:left="720" w:hanging="360"/>
      </w:pPr>
      <w:rPr>
        <w:rFonts w:ascii="Symbol" w:hAnsi="Symbol" w:hint="default"/>
      </w:rPr>
    </w:lvl>
    <w:lvl w:ilvl="1" w:tplc="DD38483A">
      <w:start w:val="1"/>
      <w:numFmt w:val="bullet"/>
      <w:lvlText w:val="o"/>
      <w:lvlJc w:val="left"/>
      <w:pPr>
        <w:ind w:left="1440" w:hanging="360"/>
      </w:pPr>
      <w:rPr>
        <w:rFonts w:ascii="Courier New" w:hAnsi="Courier New" w:hint="default"/>
      </w:rPr>
    </w:lvl>
    <w:lvl w:ilvl="2" w:tplc="48C6384C">
      <w:start w:val="1"/>
      <w:numFmt w:val="bullet"/>
      <w:lvlText w:val=""/>
      <w:lvlJc w:val="left"/>
      <w:pPr>
        <w:ind w:left="2160" w:hanging="360"/>
      </w:pPr>
      <w:rPr>
        <w:rFonts w:ascii="Wingdings" w:hAnsi="Wingdings" w:hint="default"/>
      </w:rPr>
    </w:lvl>
    <w:lvl w:ilvl="3" w:tplc="09626CC2">
      <w:start w:val="1"/>
      <w:numFmt w:val="bullet"/>
      <w:lvlText w:val=""/>
      <w:lvlJc w:val="left"/>
      <w:pPr>
        <w:ind w:left="2880" w:hanging="360"/>
      </w:pPr>
      <w:rPr>
        <w:rFonts w:ascii="Symbol" w:hAnsi="Symbol" w:hint="default"/>
      </w:rPr>
    </w:lvl>
    <w:lvl w:ilvl="4" w:tplc="B374F6EA">
      <w:start w:val="1"/>
      <w:numFmt w:val="bullet"/>
      <w:lvlText w:val="o"/>
      <w:lvlJc w:val="left"/>
      <w:pPr>
        <w:ind w:left="3600" w:hanging="360"/>
      </w:pPr>
      <w:rPr>
        <w:rFonts w:ascii="Courier New" w:hAnsi="Courier New" w:hint="default"/>
      </w:rPr>
    </w:lvl>
    <w:lvl w:ilvl="5" w:tplc="25208508">
      <w:start w:val="1"/>
      <w:numFmt w:val="bullet"/>
      <w:lvlText w:val=""/>
      <w:lvlJc w:val="left"/>
      <w:pPr>
        <w:ind w:left="4320" w:hanging="360"/>
      </w:pPr>
      <w:rPr>
        <w:rFonts w:ascii="Wingdings" w:hAnsi="Wingdings" w:hint="default"/>
      </w:rPr>
    </w:lvl>
    <w:lvl w:ilvl="6" w:tplc="F6C46588">
      <w:start w:val="1"/>
      <w:numFmt w:val="bullet"/>
      <w:lvlText w:val=""/>
      <w:lvlJc w:val="left"/>
      <w:pPr>
        <w:ind w:left="5040" w:hanging="360"/>
      </w:pPr>
      <w:rPr>
        <w:rFonts w:ascii="Symbol" w:hAnsi="Symbol" w:hint="default"/>
      </w:rPr>
    </w:lvl>
    <w:lvl w:ilvl="7" w:tplc="89EA74C4">
      <w:start w:val="1"/>
      <w:numFmt w:val="bullet"/>
      <w:lvlText w:val="o"/>
      <w:lvlJc w:val="left"/>
      <w:pPr>
        <w:ind w:left="5760" w:hanging="360"/>
      </w:pPr>
      <w:rPr>
        <w:rFonts w:ascii="Courier New" w:hAnsi="Courier New" w:hint="default"/>
      </w:rPr>
    </w:lvl>
    <w:lvl w:ilvl="8" w:tplc="F0FA2DA4">
      <w:start w:val="1"/>
      <w:numFmt w:val="bullet"/>
      <w:lvlText w:val=""/>
      <w:lvlJc w:val="left"/>
      <w:pPr>
        <w:ind w:left="6480" w:hanging="360"/>
      </w:pPr>
      <w:rPr>
        <w:rFonts w:ascii="Wingdings" w:hAnsi="Wingdings" w:hint="default"/>
      </w:rPr>
    </w:lvl>
  </w:abstractNum>
  <w:abstractNum w:abstractNumId="4" w15:restartNumberingAfterBreak="0">
    <w:nsid w:val="76C0A782"/>
    <w:multiLevelType w:val="hybridMultilevel"/>
    <w:tmpl w:val="65C6F04A"/>
    <w:lvl w:ilvl="0" w:tplc="0136F23A">
      <w:start w:val="1"/>
      <w:numFmt w:val="bullet"/>
      <w:lvlText w:val="·"/>
      <w:lvlJc w:val="left"/>
      <w:pPr>
        <w:ind w:left="720" w:hanging="360"/>
      </w:pPr>
      <w:rPr>
        <w:rFonts w:ascii="Symbol" w:hAnsi="Symbol" w:hint="default"/>
      </w:rPr>
    </w:lvl>
    <w:lvl w:ilvl="1" w:tplc="50729256">
      <w:start w:val="1"/>
      <w:numFmt w:val="bullet"/>
      <w:lvlText w:val="o"/>
      <w:lvlJc w:val="left"/>
      <w:pPr>
        <w:ind w:left="1440" w:hanging="360"/>
      </w:pPr>
      <w:rPr>
        <w:rFonts w:ascii="Courier New" w:hAnsi="Courier New" w:hint="default"/>
      </w:rPr>
    </w:lvl>
    <w:lvl w:ilvl="2" w:tplc="65504966">
      <w:start w:val="1"/>
      <w:numFmt w:val="bullet"/>
      <w:lvlText w:val=""/>
      <w:lvlJc w:val="left"/>
      <w:pPr>
        <w:ind w:left="2160" w:hanging="360"/>
      </w:pPr>
      <w:rPr>
        <w:rFonts w:ascii="Wingdings" w:hAnsi="Wingdings" w:hint="default"/>
      </w:rPr>
    </w:lvl>
    <w:lvl w:ilvl="3" w:tplc="5CD820D4">
      <w:start w:val="1"/>
      <w:numFmt w:val="bullet"/>
      <w:lvlText w:val=""/>
      <w:lvlJc w:val="left"/>
      <w:pPr>
        <w:ind w:left="2880" w:hanging="360"/>
      </w:pPr>
      <w:rPr>
        <w:rFonts w:ascii="Symbol" w:hAnsi="Symbol" w:hint="default"/>
      </w:rPr>
    </w:lvl>
    <w:lvl w:ilvl="4" w:tplc="AF503B10">
      <w:start w:val="1"/>
      <w:numFmt w:val="bullet"/>
      <w:lvlText w:val="o"/>
      <w:lvlJc w:val="left"/>
      <w:pPr>
        <w:ind w:left="3600" w:hanging="360"/>
      </w:pPr>
      <w:rPr>
        <w:rFonts w:ascii="Courier New" w:hAnsi="Courier New" w:hint="default"/>
      </w:rPr>
    </w:lvl>
    <w:lvl w:ilvl="5" w:tplc="50BEF6AA">
      <w:start w:val="1"/>
      <w:numFmt w:val="bullet"/>
      <w:lvlText w:val=""/>
      <w:lvlJc w:val="left"/>
      <w:pPr>
        <w:ind w:left="4320" w:hanging="360"/>
      </w:pPr>
      <w:rPr>
        <w:rFonts w:ascii="Wingdings" w:hAnsi="Wingdings" w:hint="default"/>
      </w:rPr>
    </w:lvl>
    <w:lvl w:ilvl="6" w:tplc="975AD44E">
      <w:start w:val="1"/>
      <w:numFmt w:val="bullet"/>
      <w:lvlText w:val=""/>
      <w:lvlJc w:val="left"/>
      <w:pPr>
        <w:ind w:left="5040" w:hanging="360"/>
      </w:pPr>
      <w:rPr>
        <w:rFonts w:ascii="Symbol" w:hAnsi="Symbol" w:hint="default"/>
      </w:rPr>
    </w:lvl>
    <w:lvl w:ilvl="7" w:tplc="52D2D124">
      <w:start w:val="1"/>
      <w:numFmt w:val="bullet"/>
      <w:lvlText w:val="o"/>
      <w:lvlJc w:val="left"/>
      <w:pPr>
        <w:ind w:left="5760" w:hanging="360"/>
      </w:pPr>
      <w:rPr>
        <w:rFonts w:ascii="Courier New" w:hAnsi="Courier New" w:hint="default"/>
      </w:rPr>
    </w:lvl>
    <w:lvl w:ilvl="8" w:tplc="E59C10FC">
      <w:start w:val="1"/>
      <w:numFmt w:val="bullet"/>
      <w:lvlText w:val=""/>
      <w:lvlJc w:val="left"/>
      <w:pPr>
        <w:ind w:left="6480" w:hanging="360"/>
      </w:pPr>
      <w:rPr>
        <w:rFonts w:ascii="Wingdings" w:hAnsi="Wingdings" w:hint="default"/>
      </w:rPr>
    </w:lvl>
  </w:abstractNum>
  <w:num w:numId="1" w16cid:durableId="402676718">
    <w:abstractNumId w:val="1"/>
  </w:num>
  <w:num w:numId="2" w16cid:durableId="1633704509">
    <w:abstractNumId w:val="2"/>
  </w:num>
  <w:num w:numId="3" w16cid:durableId="990257080">
    <w:abstractNumId w:val="4"/>
  </w:num>
  <w:num w:numId="4" w16cid:durableId="1845657566">
    <w:abstractNumId w:val="3"/>
  </w:num>
  <w:num w:numId="5" w16cid:durableId="2086805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04"/>
    <w:rsid w:val="00016425"/>
    <w:rsid w:val="00026FAA"/>
    <w:rsid w:val="00052AF0"/>
    <w:rsid w:val="00052D3A"/>
    <w:rsid w:val="00057204"/>
    <w:rsid w:val="00062487"/>
    <w:rsid w:val="00067DA1"/>
    <w:rsid w:val="00071269"/>
    <w:rsid w:val="00090990"/>
    <w:rsid w:val="00095355"/>
    <w:rsid w:val="00097A0D"/>
    <w:rsid w:val="000A7AC0"/>
    <w:rsid w:val="000B20AE"/>
    <w:rsid w:val="000C0338"/>
    <w:rsid w:val="000C1861"/>
    <w:rsid w:val="000D6D3A"/>
    <w:rsid w:val="000E0219"/>
    <w:rsid w:val="001071C2"/>
    <w:rsid w:val="001110C2"/>
    <w:rsid w:val="001136B1"/>
    <w:rsid w:val="00131E1A"/>
    <w:rsid w:val="0016780C"/>
    <w:rsid w:val="00180454"/>
    <w:rsid w:val="001B3FAA"/>
    <w:rsid w:val="001F7CDD"/>
    <w:rsid w:val="00214169"/>
    <w:rsid w:val="002172D2"/>
    <w:rsid w:val="00220DB1"/>
    <w:rsid w:val="00224D08"/>
    <w:rsid w:val="0024166B"/>
    <w:rsid w:val="00245721"/>
    <w:rsid w:val="00245BD1"/>
    <w:rsid w:val="002666AA"/>
    <w:rsid w:val="00294937"/>
    <w:rsid w:val="002B101E"/>
    <w:rsid w:val="002E36C1"/>
    <w:rsid w:val="002F3784"/>
    <w:rsid w:val="003159D1"/>
    <w:rsid w:val="0031705D"/>
    <w:rsid w:val="00317836"/>
    <w:rsid w:val="0032382D"/>
    <w:rsid w:val="00345CCA"/>
    <w:rsid w:val="0039063F"/>
    <w:rsid w:val="0039272B"/>
    <w:rsid w:val="003B0C43"/>
    <w:rsid w:val="003B5055"/>
    <w:rsid w:val="003F4317"/>
    <w:rsid w:val="00457964"/>
    <w:rsid w:val="00461C42"/>
    <w:rsid w:val="00466B32"/>
    <w:rsid w:val="004705D2"/>
    <w:rsid w:val="00474869"/>
    <w:rsid w:val="004862C1"/>
    <w:rsid w:val="00492428"/>
    <w:rsid w:val="004A37F4"/>
    <w:rsid w:val="004F4717"/>
    <w:rsid w:val="005050CE"/>
    <w:rsid w:val="005173F6"/>
    <w:rsid w:val="0053195B"/>
    <w:rsid w:val="00555032"/>
    <w:rsid w:val="00561329"/>
    <w:rsid w:val="00567D97"/>
    <w:rsid w:val="00593E28"/>
    <w:rsid w:val="005A41E0"/>
    <w:rsid w:val="005C2BFD"/>
    <w:rsid w:val="005C7451"/>
    <w:rsid w:val="005D745F"/>
    <w:rsid w:val="005F3FD9"/>
    <w:rsid w:val="00607DDE"/>
    <w:rsid w:val="0066037C"/>
    <w:rsid w:val="00672725"/>
    <w:rsid w:val="0069011D"/>
    <w:rsid w:val="006A6FDE"/>
    <w:rsid w:val="006B70E4"/>
    <w:rsid w:val="006C5C63"/>
    <w:rsid w:val="006D6A1F"/>
    <w:rsid w:val="006E54C9"/>
    <w:rsid w:val="006F12B4"/>
    <w:rsid w:val="00717310"/>
    <w:rsid w:val="00727156"/>
    <w:rsid w:val="007421DC"/>
    <w:rsid w:val="00762620"/>
    <w:rsid w:val="00764C75"/>
    <w:rsid w:val="007B6348"/>
    <w:rsid w:val="007C398A"/>
    <w:rsid w:val="007D2FCC"/>
    <w:rsid w:val="007F0821"/>
    <w:rsid w:val="0081529E"/>
    <w:rsid w:val="00816AAE"/>
    <w:rsid w:val="00826557"/>
    <w:rsid w:val="00827BE9"/>
    <w:rsid w:val="00860192"/>
    <w:rsid w:val="00871B5D"/>
    <w:rsid w:val="008801C1"/>
    <w:rsid w:val="00887398"/>
    <w:rsid w:val="008A33FD"/>
    <w:rsid w:val="008B41B2"/>
    <w:rsid w:val="008D19D8"/>
    <w:rsid w:val="008D46F6"/>
    <w:rsid w:val="008E67F9"/>
    <w:rsid w:val="009024D3"/>
    <w:rsid w:val="009079F4"/>
    <w:rsid w:val="00913A24"/>
    <w:rsid w:val="00934CDA"/>
    <w:rsid w:val="009467D6"/>
    <w:rsid w:val="009515E3"/>
    <w:rsid w:val="00955176"/>
    <w:rsid w:val="0095697B"/>
    <w:rsid w:val="009639BF"/>
    <w:rsid w:val="009843C7"/>
    <w:rsid w:val="009C6742"/>
    <w:rsid w:val="009D154D"/>
    <w:rsid w:val="009D3ED4"/>
    <w:rsid w:val="009E04AA"/>
    <w:rsid w:val="009F4A36"/>
    <w:rsid w:val="00A06DA4"/>
    <w:rsid w:val="00A355F4"/>
    <w:rsid w:val="00A54F32"/>
    <w:rsid w:val="00A57CE8"/>
    <w:rsid w:val="00A81954"/>
    <w:rsid w:val="00A821AE"/>
    <w:rsid w:val="00A908E4"/>
    <w:rsid w:val="00A9600B"/>
    <w:rsid w:val="00AC1D43"/>
    <w:rsid w:val="00AC4A52"/>
    <w:rsid w:val="00AE45B0"/>
    <w:rsid w:val="00AF6A9B"/>
    <w:rsid w:val="00B126AD"/>
    <w:rsid w:val="00B508F0"/>
    <w:rsid w:val="00B52D41"/>
    <w:rsid w:val="00B5673E"/>
    <w:rsid w:val="00B57EAC"/>
    <w:rsid w:val="00B6464F"/>
    <w:rsid w:val="00BA11DF"/>
    <w:rsid w:val="00BA4C00"/>
    <w:rsid w:val="00BF496E"/>
    <w:rsid w:val="00BF62E5"/>
    <w:rsid w:val="00C0058B"/>
    <w:rsid w:val="00C04108"/>
    <w:rsid w:val="00C0441A"/>
    <w:rsid w:val="00C11648"/>
    <w:rsid w:val="00C13E37"/>
    <w:rsid w:val="00CB19CA"/>
    <w:rsid w:val="00CB1E26"/>
    <w:rsid w:val="00CB555F"/>
    <w:rsid w:val="00CB78A7"/>
    <w:rsid w:val="00CE11A3"/>
    <w:rsid w:val="00CF10AE"/>
    <w:rsid w:val="00CF3D94"/>
    <w:rsid w:val="00D0389F"/>
    <w:rsid w:val="00D05FCF"/>
    <w:rsid w:val="00D1256B"/>
    <w:rsid w:val="00D15A5D"/>
    <w:rsid w:val="00D71890"/>
    <w:rsid w:val="00D75BC5"/>
    <w:rsid w:val="00D7708D"/>
    <w:rsid w:val="00D81D04"/>
    <w:rsid w:val="00DB02CF"/>
    <w:rsid w:val="00DB6ABC"/>
    <w:rsid w:val="00DC459F"/>
    <w:rsid w:val="00DD0FAA"/>
    <w:rsid w:val="00DD5C29"/>
    <w:rsid w:val="00DF4EEF"/>
    <w:rsid w:val="00E04BE4"/>
    <w:rsid w:val="00E1140B"/>
    <w:rsid w:val="00E32DCA"/>
    <w:rsid w:val="00E376B2"/>
    <w:rsid w:val="00E6720F"/>
    <w:rsid w:val="00E7552C"/>
    <w:rsid w:val="00E9575C"/>
    <w:rsid w:val="00E959C8"/>
    <w:rsid w:val="00EA4E48"/>
    <w:rsid w:val="00EA602E"/>
    <w:rsid w:val="00EB6168"/>
    <w:rsid w:val="00EC48CA"/>
    <w:rsid w:val="00ED7D4D"/>
    <w:rsid w:val="00EE40FC"/>
    <w:rsid w:val="00F123B1"/>
    <w:rsid w:val="00F51C8D"/>
    <w:rsid w:val="00F560FD"/>
    <w:rsid w:val="00F5678E"/>
    <w:rsid w:val="00F61C21"/>
    <w:rsid w:val="00F70F16"/>
    <w:rsid w:val="00F81748"/>
    <w:rsid w:val="00F84800"/>
    <w:rsid w:val="00FA5204"/>
    <w:rsid w:val="00FB14DF"/>
    <w:rsid w:val="00FB4DF0"/>
    <w:rsid w:val="00FB71A4"/>
    <w:rsid w:val="00FC7F40"/>
    <w:rsid w:val="00FE05F0"/>
    <w:rsid w:val="2E7AD526"/>
    <w:rsid w:val="478844E9"/>
    <w:rsid w:val="4F936DC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FC54C"/>
  <w15:chartTrackingRefBased/>
  <w15:docId w15:val="{F28C1486-8C17-4498-BF73-AD15D5988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3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10AE"/>
    <w:pPr>
      <w:ind w:left="720"/>
      <w:contextualSpacing/>
    </w:pPr>
  </w:style>
  <w:style w:type="character" w:styleId="Hyperlink">
    <w:name w:val="Hyperlink"/>
    <w:basedOn w:val="DefaultParagraphFont"/>
    <w:uiPriority w:val="99"/>
    <w:unhideWhenUsed/>
    <w:rsid w:val="00DD5C29"/>
    <w:rPr>
      <w:color w:val="0000FF"/>
      <w:u w:val="single"/>
    </w:rPr>
  </w:style>
  <w:style w:type="character" w:styleId="FollowedHyperlink">
    <w:name w:val="FollowedHyperlink"/>
    <w:basedOn w:val="DefaultParagraphFont"/>
    <w:uiPriority w:val="99"/>
    <w:semiHidden/>
    <w:unhideWhenUsed/>
    <w:rsid w:val="00DD5C29"/>
    <w:rPr>
      <w:color w:val="954F72" w:themeColor="followedHyperlink"/>
      <w:u w:val="single"/>
    </w:rPr>
  </w:style>
  <w:style w:type="character" w:styleId="UnresolvedMention">
    <w:name w:val="Unresolved Mention"/>
    <w:basedOn w:val="DefaultParagraphFont"/>
    <w:uiPriority w:val="99"/>
    <w:semiHidden/>
    <w:unhideWhenUsed/>
    <w:rsid w:val="001136B1"/>
    <w:rPr>
      <w:color w:val="605E5C"/>
      <w:shd w:val="clear" w:color="auto" w:fill="E1DFDD"/>
    </w:rPr>
  </w:style>
  <w:style w:type="paragraph" w:styleId="Header">
    <w:name w:val="header"/>
    <w:basedOn w:val="Normal"/>
    <w:link w:val="HeaderChar"/>
    <w:uiPriority w:val="99"/>
    <w:unhideWhenUsed/>
    <w:rsid w:val="00727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156"/>
  </w:style>
  <w:style w:type="paragraph" w:styleId="Footer">
    <w:name w:val="footer"/>
    <w:basedOn w:val="Normal"/>
    <w:link w:val="FooterChar"/>
    <w:uiPriority w:val="99"/>
    <w:unhideWhenUsed/>
    <w:rsid w:val="00727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156"/>
  </w:style>
  <w:style w:type="paragraph" w:customStyle="1" w:styleId="paragraph">
    <w:name w:val="paragraph"/>
    <w:basedOn w:val="Normal"/>
    <w:rsid w:val="000C03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0C0338"/>
  </w:style>
  <w:style w:type="character" w:customStyle="1" w:styleId="eop">
    <w:name w:val="eop"/>
    <w:basedOn w:val="DefaultParagraphFont"/>
    <w:rsid w:val="000C0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70571">
      <w:bodyDiv w:val="1"/>
      <w:marLeft w:val="0"/>
      <w:marRight w:val="0"/>
      <w:marTop w:val="0"/>
      <w:marBottom w:val="0"/>
      <w:divBdr>
        <w:top w:val="none" w:sz="0" w:space="0" w:color="auto"/>
        <w:left w:val="none" w:sz="0" w:space="0" w:color="auto"/>
        <w:bottom w:val="none" w:sz="0" w:space="0" w:color="auto"/>
        <w:right w:val="none" w:sz="0" w:space="0" w:color="auto"/>
      </w:divBdr>
    </w:div>
    <w:div w:id="229270076">
      <w:bodyDiv w:val="1"/>
      <w:marLeft w:val="0"/>
      <w:marRight w:val="0"/>
      <w:marTop w:val="0"/>
      <w:marBottom w:val="0"/>
      <w:divBdr>
        <w:top w:val="none" w:sz="0" w:space="0" w:color="auto"/>
        <w:left w:val="none" w:sz="0" w:space="0" w:color="auto"/>
        <w:bottom w:val="none" w:sz="0" w:space="0" w:color="auto"/>
        <w:right w:val="none" w:sz="0" w:space="0" w:color="auto"/>
      </w:divBdr>
    </w:div>
    <w:div w:id="386223519">
      <w:bodyDiv w:val="1"/>
      <w:marLeft w:val="0"/>
      <w:marRight w:val="0"/>
      <w:marTop w:val="0"/>
      <w:marBottom w:val="0"/>
      <w:divBdr>
        <w:top w:val="none" w:sz="0" w:space="0" w:color="auto"/>
        <w:left w:val="none" w:sz="0" w:space="0" w:color="auto"/>
        <w:bottom w:val="none" w:sz="0" w:space="0" w:color="auto"/>
        <w:right w:val="none" w:sz="0" w:space="0" w:color="auto"/>
      </w:divBdr>
    </w:div>
    <w:div w:id="495071316">
      <w:bodyDiv w:val="1"/>
      <w:marLeft w:val="0"/>
      <w:marRight w:val="0"/>
      <w:marTop w:val="0"/>
      <w:marBottom w:val="0"/>
      <w:divBdr>
        <w:top w:val="none" w:sz="0" w:space="0" w:color="auto"/>
        <w:left w:val="none" w:sz="0" w:space="0" w:color="auto"/>
        <w:bottom w:val="none" w:sz="0" w:space="0" w:color="auto"/>
        <w:right w:val="none" w:sz="0" w:space="0" w:color="auto"/>
      </w:divBdr>
    </w:div>
    <w:div w:id="560403953">
      <w:bodyDiv w:val="1"/>
      <w:marLeft w:val="0"/>
      <w:marRight w:val="0"/>
      <w:marTop w:val="0"/>
      <w:marBottom w:val="0"/>
      <w:divBdr>
        <w:top w:val="none" w:sz="0" w:space="0" w:color="auto"/>
        <w:left w:val="none" w:sz="0" w:space="0" w:color="auto"/>
        <w:bottom w:val="none" w:sz="0" w:space="0" w:color="auto"/>
        <w:right w:val="none" w:sz="0" w:space="0" w:color="auto"/>
      </w:divBdr>
    </w:div>
    <w:div w:id="936211162">
      <w:bodyDiv w:val="1"/>
      <w:marLeft w:val="0"/>
      <w:marRight w:val="0"/>
      <w:marTop w:val="0"/>
      <w:marBottom w:val="0"/>
      <w:divBdr>
        <w:top w:val="none" w:sz="0" w:space="0" w:color="auto"/>
        <w:left w:val="none" w:sz="0" w:space="0" w:color="auto"/>
        <w:bottom w:val="none" w:sz="0" w:space="0" w:color="auto"/>
        <w:right w:val="none" w:sz="0" w:space="0" w:color="auto"/>
      </w:divBdr>
    </w:div>
    <w:div w:id="998774925">
      <w:bodyDiv w:val="1"/>
      <w:marLeft w:val="0"/>
      <w:marRight w:val="0"/>
      <w:marTop w:val="0"/>
      <w:marBottom w:val="0"/>
      <w:divBdr>
        <w:top w:val="none" w:sz="0" w:space="0" w:color="auto"/>
        <w:left w:val="none" w:sz="0" w:space="0" w:color="auto"/>
        <w:bottom w:val="none" w:sz="0" w:space="0" w:color="auto"/>
        <w:right w:val="none" w:sz="0" w:space="0" w:color="auto"/>
      </w:divBdr>
      <w:divsChild>
        <w:div w:id="2092653919">
          <w:marLeft w:val="0"/>
          <w:marRight w:val="0"/>
          <w:marTop w:val="0"/>
          <w:marBottom w:val="0"/>
          <w:divBdr>
            <w:top w:val="none" w:sz="0" w:space="0" w:color="auto"/>
            <w:left w:val="none" w:sz="0" w:space="0" w:color="auto"/>
            <w:bottom w:val="none" w:sz="0" w:space="0" w:color="auto"/>
            <w:right w:val="none" w:sz="0" w:space="0" w:color="auto"/>
          </w:divBdr>
          <w:divsChild>
            <w:div w:id="313726133">
              <w:marLeft w:val="0"/>
              <w:marRight w:val="0"/>
              <w:marTop w:val="0"/>
              <w:marBottom w:val="0"/>
              <w:divBdr>
                <w:top w:val="none" w:sz="0" w:space="0" w:color="auto"/>
                <w:left w:val="none" w:sz="0" w:space="0" w:color="auto"/>
                <w:bottom w:val="none" w:sz="0" w:space="0" w:color="auto"/>
                <w:right w:val="none" w:sz="0" w:space="0" w:color="auto"/>
              </w:divBdr>
            </w:div>
          </w:divsChild>
        </w:div>
        <w:div w:id="961225008">
          <w:marLeft w:val="0"/>
          <w:marRight w:val="0"/>
          <w:marTop w:val="0"/>
          <w:marBottom w:val="0"/>
          <w:divBdr>
            <w:top w:val="none" w:sz="0" w:space="0" w:color="auto"/>
            <w:left w:val="none" w:sz="0" w:space="0" w:color="auto"/>
            <w:bottom w:val="none" w:sz="0" w:space="0" w:color="auto"/>
            <w:right w:val="none" w:sz="0" w:space="0" w:color="auto"/>
          </w:divBdr>
          <w:divsChild>
            <w:div w:id="829060055">
              <w:marLeft w:val="0"/>
              <w:marRight w:val="0"/>
              <w:marTop w:val="0"/>
              <w:marBottom w:val="0"/>
              <w:divBdr>
                <w:top w:val="none" w:sz="0" w:space="0" w:color="auto"/>
                <w:left w:val="none" w:sz="0" w:space="0" w:color="auto"/>
                <w:bottom w:val="none" w:sz="0" w:space="0" w:color="auto"/>
                <w:right w:val="none" w:sz="0" w:space="0" w:color="auto"/>
              </w:divBdr>
            </w:div>
          </w:divsChild>
        </w:div>
        <w:div w:id="1732851732">
          <w:marLeft w:val="0"/>
          <w:marRight w:val="0"/>
          <w:marTop w:val="0"/>
          <w:marBottom w:val="0"/>
          <w:divBdr>
            <w:top w:val="none" w:sz="0" w:space="0" w:color="auto"/>
            <w:left w:val="none" w:sz="0" w:space="0" w:color="auto"/>
            <w:bottom w:val="none" w:sz="0" w:space="0" w:color="auto"/>
            <w:right w:val="none" w:sz="0" w:space="0" w:color="auto"/>
          </w:divBdr>
          <w:divsChild>
            <w:div w:id="949508879">
              <w:marLeft w:val="0"/>
              <w:marRight w:val="0"/>
              <w:marTop w:val="0"/>
              <w:marBottom w:val="0"/>
              <w:divBdr>
                <w:top w:val="none" w:sz="0" w:space="0" w:color="auto"/>
                <w:left w:val="none" w:sz="0" w:space="0" w:color="auto"/>
                <w:bottom w:val="none" w:sz="0" w:space="0" w:color="auto"/>
                <w:right w:val="none" w:sz="0" w:space="0" w:color="auto"/>
              </w:divBdr>
            </w:div>
          </w:divsChild>
        </w:div>
        <w:div w:id="1883129338">
          <w:marLeft w:val="0"/>
          <w:marRight w:val="0"/>
          <w:marTop w:val="0"/>
          <w:marBottom w:val="0"/>
          <w:divBdr>
            <w:top w:val="none" w:sz="0" w:space="0" w:color="auto"/>
            <w:left w:val="none" w:sz="0" w:space="0" w:color="auto"/>
            <w:bottom w:val="none" w:sz="0" w:space="0" w:color="auto"/>
            <w:right w:val="none" w:sz="0" w:space="0" w:color="auto"/>
          </w:divBdr>
          <w:divsChild>
            <w:div w:id="1872765784">
              <w:marLeft w:val="0"/>
              <w:marRight w:val="0"/>
              <w:marTop w:val="0"/>
              <w:marBottom w:val="0"/>
              <w:divBdr>
                <w:top w:val="none" w:sz="0" w:space="0" w:color="auto"/>
                <w:left w:val="none" w:sz="0" w:space="0" w:color="auto"/>
                <w:bottom w:val="none" w:sz="0" w:space="0" w:color="auto"/>
                <w:right w:val="none" w:sz="0" w:space="0" w:color="auto"/>
              </w:divBdr>
            </w:div>
          </w:divsChild>
        </w:div>
        <w:div w:id="1386686689">
          <w:marLeft w:val="0"/>
          <w:marRight w:val="0"/>
          <w:marTop w:val="0"/>
          <w:marBottom w:val="0"/>
          <w:divBdr>
            <w:top w:val="none" w:sz="0" w:space="0" w:color="auto"/>
            <w:left w:val="none" w:sz="0" w:space="0" w:color="auto"/>
            <w:bottom w:val="none" w:sz="0" w:space="0" w:color="auto"/>
            <w:right w:val="none" w:sz="0" w:space="0" w:color="auto"/>
          </w:divBdr>
          <w:divsChild>
            <w:div w:id="868103380">
              <w:marLeft w:val="0"/>
              <w:marRight w:val="0"/>
              <w:marTop w:val="0"/>
              <w:marBottom w:val="0"/>
              <w:divBdr>
                <w:top w:val="none" w:sz="0" w:space="0" w:color="auto"/>
                <w:left w:val="none" w:sz="0" w:space="0" w:color="auto"/>
                <w:bottom w:val="none" w:sz="0" w:space="0" w:color="auto"/>
                <w:right w:val="none" w:sz="0" w:space="0" w:color="auto"/>
              </w:divBdr>
            </w:div>
          </w:divsChild>
        </w:div>
        <w:div w:id="575479879">
          <w:marLeft w:val="0"/>
          <w:marRight w:val="0"/>
          <w:marTop w:val="0"/>
          <w:marBottom w:val="0"/>
          <w:divBdr>
            <w:top w:val="none" w:sz="0" w:space="0" w:color="auto"/>
            <w:left w:val="none" w:sz="0" w:space="0" w:color="auto"/>
            <w:bottom w:val="none" w:sz="0" w:space="0" w:color="auto"/>
            <w:right w:val="none" w:sz="0" w:space="0" w:color="auto"/>
          </w:divBdr>
          <w:divsChild>
            <w:div w:id="1680618347">
              <w:marLeft w:val="0"/>
              <w:marRight w:val="0"/>
              <w:marTop w:val="0"/>
              <w:marBottom w:val="0"/>
              <w:divBdr>
                <w:top w:val="none" w:sz="0" w:space="0" w:color="auto"/>
                <w:left w:val="none" w:sz="0" w:space="0" w:color="auto"/>
                <w:bottom w:val="none" w:sz="0" w:space="0" w:color="auto"/>
                <w:right w:val="none" w:sz="0" w:space="0" w:color="auto"/>
              </w:divBdr>
            </w:div>
          </w:divsChild>
        </w:div>
        <w:div w:id="765736026">
          <w:marLeft w:val="0"/>
          <w:marRight w:val="0"/>
          <w:marTop w:val="0"/>
          <w:marBottom w:val="0"/>
          <w:divBdr>
            <w:top w:val="none" w:sz="0" w:space="0" w:color="auto"/>
            <w:left w:val="none" w:sz="0" w:space="0" w:color="auto"/>
            <w:bottom w:val="none" w:sz="0" w:space="0" w:color="auto"/>
            <w:right w:val="none" w:sz="0" w:space="0" w:color="auto"/>
          </w:divBdr>
          <w:divsChild>
            <w:div w:id="1680233646">
              <w:marLeft w:val="0"/>
              <w:marRight w:val="0"/>
              <w:marTop w:val="0"/>
              <w:marBottom w:val="0"/>
              <w:divBdr>
                <w:top w:val="none" w:sz="0" w:space="0" w:color="auto"/>
                <w:left w:val="none" w:sz="0" w:space="0" w:color="auto"/>
                <w:bottom w:val="none" w:sz="0" w:space="0" w:color="auto"/>
                <w:right w:val="none" w:sz="0" w:space="0" w:color="auto"/>
              </w:divBdr>
            </w:div>
          </w:divsChild>
        </w:div>
        <w:div w:id="1876771984">
          <w:marLeft w:val="0"/>
          <w:marRight w:val="0"/>
          <w:marTop w:val="0"/>
          <w:marBottom w:val="0"/>
          <w:divBdr>
            <w:top w:val="none" w:sz="0" w:space="0" w:color="auto"/>
            <w:left w:val="none" w:sz="0" w:space="0" w:color="auto"/>
            <w:bottom w:val="none" w:sz="0" w:space="0" w:color="auto"/>
            <w:right w:val="none" w:sz="0" w:space="0" w:color="auto"/>
          </w:divBdr>
          <w:divsChild>
            <w:div w:id="1885093348">
              <w:marLeft w:val="0"/>
              <w:marRight w:val="0"/>
              <w:marTop w:val="0"/>
              <w:marBottom w:val="0"/>
              <w:divBdr>
                <w:top w:val="none" w:sz="0" w:space="0" w:color="auto"/>
                <w:left w:val="none" w:sz="0" w:space="0" w:color="auto"/>
                <w:bottom w:val="none" w:sz="0" w:space="0" w:color="auto"/>
                <w:right w:val="none" w:sz="0" w:space="0" w:color="auto"/>
              </w:divBdr>
            </w:div>
          </w:divsChild>
        </w:div>
        <w:div w:id="2055537649">
          <w:marLeft w:val="0"/>
          <w:marRight w:val="0"/>
          <w:marTop w:val="0"/>
          <w:marBottom w:val="0"/>
          <w:divBdr>
            <w:top w:val="none" w:sz="0" w:space="0" w:color="auto"/>
            <w:left w:val="none" w:sz="0" w:space="0" w:color="auto"/>
            <w:bottom w:val="none" w:sz="0" w:space="0" w:color="auto"/>
            <w:right w:val="none" w:sz="0" w:space="0" w:color="auto"/>
          </w:divBdr>
          <w:divsChild>
            <w:div w:id="1430394264">
              <w:marLeft w:val="0"/>
              <w:marRight w:val="0"/>
              <w:marTop w:val="0"/>
              <w:marBottom w:val="0"/>
              <w:divBdr>
                <w:top w:val="none" w:sz="0" w:space="0" w:color="auto"/>
                <w:left w:val="none" w:sz="0" w:space="0" w:color="auto"/>
                <w:bottom w:val="none" w:sz="0" w:space="0" w:color="auto"/>
                <w:right w:val="none" w:sz="0" w:space="0" w:color="auto"/>
              </w:divBdr>
            </w:div>
          </w:divsChild>
        </w:div>
        <w:div w:id="1089237262">
          <w:marLeft w:val="0"/>
          <w:marRight w:val="0"/>
          <w:marTop w:val="0"/>
          <w:marBottom w:val="0"/>
          <w:divBdr>
            <w:top w:val="none" w:sz="0" w:space="0" w:color="auto"/>
            <w:left w:val="none" w:sz="0" w:space="0" w:color="auto"/>
            <w:bottom w:val="none" w:sz="0" w:space="0" w:color="auto"/>
            <w:right w:val="none" w:sz="0" w:space="0" w:color="auto"/>
          </w:divBdr>
          <w:divsChild>
            <w:div w:id="11854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0690">
      <w:bodyDiv w:val="1"/>
      <w:marLeft w:val="0"/>
      <w:marRight w:val="0"/>
      <w:marTop w:val="0"/>
      <w:marBottom w:val="0"/>
      <w:divBdr>
        <w:top w:val="none" w:sz="0" w:space="0" w:color="auto"/>
        <w:left w:val="none" w:sz="0" w:space="0" w:color="auto"/>
        <w:bottom w:val="none" w:sz="0" w:space="0" w:color="auto"/>
        <w:right w:val="none" w:sz="0" w:space="0" w:color="auto"/>
      </w:divBdr>
      <w:divsChild>
        <w:div w:id="1343050656">
          <w:marLeft w:val="0"/>
          <w:marRight w:val="0"/>
          <w:marTop w:val="0"/>
          <w:marBottom w:val="0"/>
          <w:divBdr>
            <w:top w:val="none" w:sz="0" w:space="0" w:color="auto"/>
            <w:left w:val="none" w:sz="0" w:space="0" w:color="auto"/>
            <w:bottom w:val="none" w:sz="0" w:space="0" w:color="auto"/>
            <w:right w:val="none" w:sz="0" w:space="0" w:color="auto"/>
          </w:divBdr>
          <w:divsChild>
            <w:div w:id="2005208030">
              <w:marLeft w:val="0"/>
              <w:marRight w:val="0"/>
              <w:marTop w:val="0"/>
              <w:marBottom w:val="0"/>
              <w:divBdr>
                <w:top w:val="none" w:sz="0" w:space="0" w:color="auto"/>
                <w:left w:val="none" w:sz="0" w:space="0" w:color="auto"/>
                <w:bottom w:val="none" w:sz="0" w:space="0" w:color="auto"/>
                <w:right w:val="none" w:sz="0" w:space="0" w:color="auto"/>
              </w:divBdr>
            </w:div>
          </w:divsChild>
        </w:div>
        <w:div w:id="1329674518">
          <w:marLeft w:val="0"/>
          <w:marRight w:val="0"/>
          <w:marTop w:val="0"/>
          <w:marBottom w:val="0"/>
          <w:divBdr>
            <w:top w:val="none" w:sz="0" w:space="0" w:color="auto"/>
            <w:left w:val="none" w:sz="0" w:space="0" w:color="auto"/>
            <w:bottom w:val="none" w:sz="0" w:space="0" w:color="auto"/>
            <w:right w:val="none" w:sz="0" w:space="0" w:color="auto"/>
          </w:divBdr>
          <w:divsChild>
            <w:div w:id="959651038">
              <w:marLeft w:val="0"/>
              <w:marRight w:val="0"/>
              <w:marTop w:val="0"/>
              <w:marBottom w:val="0"/>
              <w:divBdr>
                <w:top w:val="none" w:sz="0" w:space="0" w:color="auto"/>
                <w:left w:val="none" w:sz="0" w:space="0" w:color="auto"/>
                <w:bottom w:val="none" w:sz="0" w:space="0" w:color="auto"/>
                <w:right w:val="none" w:sz="0" w:space="0" w:color="auto"/>
              </w:divBdr>
            </w:div>
            <w:div w:id="201864638">
              <w:marLeft w:val="0"/>
              <w:marRight w:val="0"/>
              <w:marTop w:val="0"/>
              <w:marBottom w:val="0"/>
              <w:divBdr>
                <w:top w:val="none" w:sz="0" w:space="0" w:color="auto"/>
                <w:left w:val="none" w:sz="0" w:space="0" w:color="auto"/>
                <w:bottom w:val="none" w:sz="0" w:space="0" w:color="auto"/>
                <w:right w:val="none" w:sz="0" w:space="0" w:color="auto"/>
              </w:divBdr>
            </w:div>
            <w:div w:id="1506438392">
              <w:marLeft w:val="0"/>
              <w:marRight w:val="0"/>
              <w:marTop w:val="0"/>
              <w:marBottom w:val="0"/>
              <w:divBdr>
                <w:top w:val="none" w:sz="0" w:space="0" w:color="auto"/>
                <w:left w:val="none" w:sz="0" w:space="0" w:color="auto"/>
                <w:bottom w:val="none" w:sz="0" w:space="0" w:color="auto"/>
                <w:right w:val="none" w:sz="0" w:space="0" w:color="auto"/>
              </w:divBdr>
            </w:div>
            <w:div w:id="236672747">
              <w:marLeft w:val="0"/>
              <w:marRight w:val="0"/>
              <w:marTop w:val="0"/>
              <w:marBottom w:val="0"/>
              <w:divBdr>
                <w:top w:val="none" w:sz="0" w:space="0" w:color="auto"/>
                <w:left w:val="none" w:sz="0" w:space="0" w:color="auto"/>
                <w:bottom w:val="none" w:sz="0" w:space="0" w:color="auto"/>
                <w:right w:val="none" w:sz="0" w:space="0" w:color="auto"/>
              </w:divBdr>
            </w:div>
            <w:div w:id="171455902">
              <w:marLeft w:val="0"/>
              <w:marRight w:val="0"/>
              <w:marTop w:val="0"/>
              <w:marBottom w:val="0"/>
              <w:divBdr>
                <w:top w:val="none" w:sz="0" w:space="0" w:color="auto"/>
                <w:left w:val="none" w:sz="0" w:space="0" w:color="auto"/>
                <w:bottom w:val="none" w:sz="0" w:space="0" w:color="auto"/>
                <w:right w:val="none" w:sz="0" w:space="0" w:color="auto"/>
              </w:divBdr>
            </w:div>
            <w:div w:id="131873044">
              <w:marLeft w:val="0"/>
              <w:marRight w:val="0"/>
              <w:marTop w:val="0"/>
              <w:marBottom w:val="0"/>
              <w:divBdr>
                <w:top w:val="none" w:sz="0" w:space="0" w:color="auto"/>
                <w:left w:val="none" w:sz="0" w:space="0" w:color="auto"/>
                <w:bottom w:val="none" w:sz="0" w:space="0" w:color="auto"/>
                <w:right w:val="none" w:sz="0" w:space="0" w:color="auto"/>
              </w:divBdr>
            </w:div>
          </w:divsChild>
        </w:div>
        <w:div w:id="1095592207">
          <w:marLeft w:val="0"/>
          <w:marRight w:val="0"/>
          <w:marTop w:val="0"/>
          <w:marBottom w:val="0"/>
          <w:divBdr>
            <w:top w:val="none" w:sz="0" w:space="0" w:color="auto"/>
            <w:left w:val="none" w:sz="0" w:space="0" w:color="auto"/>
            <w:bottom w:val="none" w:sz="0" w:space="0" w:color="auto"/>
            <w:right w:val="none" w:sz="0" w:space="0" w:color="auto"/>
          </w:divBdr>
          <w:divsChild>
            <w:div w:id="509220383">
              <w:marLeft w:val="0"/>
              <w:marRight w:val="0"/>
              <w:marTop w:val="0"/>
              <w:marBottom w:val="0"/>
              <w:divBdr>
                <w:top w:val="none" w:sz="0" w:space="0" w:color="auto"/>
                <w:left w:val="none" w:sz="0" w:space="0" w:color="auto"/>
                <w:bottom w:val="none" w:sz="0" w:space="0" w:color="auto"/>
                <w:right w:val="none" w:sz="0" w:space="0" w:color="auto"/>
              </w:divBdr>
            </w:div>
          </w:divsChild>
        </w:div>
        <w:div w:id="1703509606">
          <w:marLeft w:val="0"/>
          <w:marRight w:val="0"/>
          <w:marTop w:val="0"/>
          <w:marBottom w:val="0"/>
          <w:divBdr>
            <w:top w:val="none" w:sz="0" w:space="0" w:color="auto"/>
            <w:left w:val="none" w:sz="0" w:space="0" w:color="auto"/>
            <w:bottom w:val="none" w:sz="0" w:space="0" w:color="auto"/>
            <w:right w:val="none" w:sz="0" w:space="0" w:color="auto"/>
          </w:divBdr>
          <w:divsChild>
            <w:div w:id="2039429089">
              <w:marLeft w:val="0"/>
              <w:marRight w:val="0"/>
              <w:marTop w:val="0"/>
              <w:marBottom w:val="0"/>
              <w:divBdr>
                <w:top w:val="none" w:sz="0" w:space="0" w:color="auto"/>
                <w:left w:val="none" w:sz="0" w:space="0" w:color="auto"/>
                <w:bottom w:val="none" w:sz="0" w:space="0" w:color="auto"/>
                <w:right w:val="none" w:sz="0" w:space="0" w:color="auto"/>
              </w:divBdr>
            </w:div>
            <w:div w:id="1544902834">
              <w:marLeft w:val="0"/>
              <w:marRight w:val="0"/>
              <w:marTop w:val="0"/>
              <w:marBottom w:val="0"/>
              <w:divBdr>
                <w:top w:val="none" w:sz="0" w:space="0" w:color="auto"/>
                <w:left w:val="none" w:sz="0" w:space="0" w:color="auto"/>
                <w:bottom w:val="none" w:sz="0" w:space="0" w:color="auto"/>
                <w:right w:val="none" w:sz="0" w:space="0" w:color="auto"/>
              </w:divBdr>
            </w:div>
            <w:div w:id="1046904449">
              <w:marLeft w:val="0"/>
              <w:marRight w:val="0"/>
              <w:marTop w:val="0"/>
              <w:marBottom w:val="0"/>
              <w:divBdr>
                <w:top w:val="none" w:sz="0" w:space="0" w:color="auto"/>
                <w:left w:val="none" w:sz="0" w:space="0" w:color="auto"/>
                <w:bottom w:val="none" w:sz="0" w:space="0" w:color="auto"/>
                <w:right w:val="none" w:sz="0" w:space="0" w:color="auto"/>
              </w:divBdr>
            </w:div>
            <w:div w:id="1455055706">
              <w:marLeft w:val="0"/>
              <w:marRight w:val="0"/>
              <w:marTop w:val="0"/>
              <w:marBottom w:val="0"/>
              <w:divBdr>
                <w:top w:val="none" w:sz="0" w:space="0" w:color="auto"/>
                <w:left w:val="none" w:sz="0" w:space="0" w:color="auto"/>
                <w:bottom w:val="none" w:sz="0" w:space="0" w:color="auto"/>
                <w:right w:val="none" w:sz="0" w:space="0" w:color="auto"/>
              </w:divBdr>
            </w:div>
            <w:div w:id="620648997">
              <w:marLeft w:val="0"/>
              <w:marRight w:val="0"/>
              <w:marTop w:val="0"/>
              <w:marBottom w:val="0"/>
              <w:divBdr>
                <w:top w:val="none" w:sz="0" w:space="0" w:color="auto"/>
                <w:left w:val="none" w:sz="0" w:space="0" w:color="auto"/>
                <w:bottom w:val="none" w:sz="0" w:space="0" w:color="auto"/>
                <w:right w:val="none" w:sz="0" w:space="0" w:color="auto"/>
              </w:divBdr>
            </w:div>
            <w:div w:id="16376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5853">
      <w:bodyDiv w:val="1"/>
      <w:marLeft w:val="0"/>
      <w:marRight w:val="0"/>
      <w:marTop w:val="0"/>
      <w:marBottom w:val="0"/>
      <w:divBdr>
        <w:top w:val="none" w:sz="0" w:space="0" w:color="auto"/>
        <w:left w:val="none" w:sz="0" w:space="0" w:color="auto"/>
        <w:bottom w:val="none" w:sz="0" w:space="0" w:color="auto"/>
        <w:right w:val="none" w:sz="0" w:space="0" w:color="auto"/>
      </w:divBdr>
    </w:div>
    <w:div w:id="1376931617">
      <w:bodyDiv w:val="1"/>
      <w:marLeft w:val="0"/>
      <w:marRight w:val="0"/>
      <w:marTop w:val="0"/>
      <w:marBottom w:val="0"/>
      <w:divBdr>
        <w:top w:val="none" w:sz="0" w:space="0" w:color="auto"/>
        <w:left w:val="none" w:sz="0" w:space="0" w:color="auto"/>
        <w:bottom w:val="none" w:sz="0" w:space="0" w:color="auto"/>
        <w:right w:val="none" w:sz="0" w:space="0" w:color="auto"/>
      </w:divBdr>
    </w:div>
    <w:div w:id="1451776497">
      <w:bodyDiv w:val="1"/>
      <w:marLeft w:val="0"/>
      <w:marRight w:val="0"/>
      <w:marTop w:val="0"/>
      <w:marBottom w:val="0"/>
      <w:divBdr>
        <w:top w:val="none" w:sz="0" w:space="0" w:color="auto"/>
        <w:left w:val="none" w:sz="0" w:space="0" w:color="auto"/>
        <w:bottom w:val="none" w:sz="0" w:space="0" w:color="auto"/>
        <w:right w:val="none" w:sz="0" w:space="0" w:color="auto"/>
      </w:divBdr>
    </w:div>
    <w:div w:id="1573662693">
      <w:bodyDiv w:val="1"/>
      <w:marLeft w:val="0"/>
      <w:marRight w:val="0"/>
      <w:marTop w:val="0"/>
      <w:marBottom w:val="0"/>
      <w:divBdr>
        <w:top w:val="none" w:sz="0" w:space="0" w:color="auto"/>
        <w:left w:val="none" w:sz="0" w:space="0" w:color="auto"/>
        <w:bottom w:val="none" w:sz="0" w:space="0" w:color="auto"/>
        <w:right w:val="none" w:sz="0" w:space="0" w:color="auto"/>
      </w:divBdr>
    </w:div>
    <w:div w:id="1843088317">
      <w:bodyDiv w:val="1"/>
      <w:marLeft w:val="0"/>
      <w:marRight w:val="0"/>
      <w:marTop w:val="0"/>
      <w:marBottom w:val="0"/>
      <w:divBdr>
        <w:top w:val="none" w:sz="0" w:space="0" w:color="auto"/>
        <w:left w:val="none" w:sz="0" w:space="0" w:color="auto"/>
        <w:bottom w:val="none" w:sz="0" w:space="0" w:color="auto"/>
        <w:right w:val="none" w:sz="0" w:space="0" w:color="auto"/>
      </w:divBdr>
    </w:div>
    <w:div w:id="1977684255">
      <w:bodyDiv w:val="1"/>
      <w:marLeft w:val="0"/>
      <w:marRight w:val="0"/>
      <w:marTop w:val="0"/>
      <w:marBottom w:val="0"/>
      <w:divBdr>
        <w:top w:val="none" w:sz="0" w:space="0" w:color="auto"/>
        <w:left w:val="none" w:sz="0" w:space="0" w:color="auto"/>
        <w:bottom w:val="none" w:sz="0" w:space="0" w:color="auto"/>
        <w:right w:val="none" w:sz="0" w:space="0" w:color="auto"/>
      </w:divBdr>
    </w:div>
    <w:div w:id="200438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3.png"/><Relationship Id="rId11" Type="http://schemas.openxmlformats.org/officeDocument/2006/relationships/hyperlink" Target="https://www.amazon.in/b?node=664821703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hyperlink" Target="file:///C:\Users\gayatri\view%20query.sql"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file:///C:\Users\gayatri\cursor.sql" TargetMode="External"/><Relationship Id="rId77" Type="http://schemas.openxmlformats.org/officeDocument/2006/relationships/theme" Target="theme/theme1.xml"/><Relationship Id="rId8" Type="http://schemas.openxmlformats.org/officeDocument/2006/relationships/hyperlink" Target="https://www.kaggle.com/agayatri/datasets" TargetMode="External"/><Relationship Id="rId51" Type="http://schemas.openxmlformats.org/officeDocument/2006/relationships/image" Target="media/image36.png"/><Relationship Id="rId72" Type="http://schemas.openxmlformats.org/officeDocument/2006/relationships/hyperlink" Target="file:///C:\Users\gayatri\triggers.sql" TargetMode="External"/><Relationship Id="rId3" Type="http://schemas.openxmlformats.org/officeDocument/2006/relationships/settings" Target="settings.xml"/><Relationship Id="rId12" Type="http://schemas.openxmlformats.org/officeDocument/2006/relationships/hyperlink" Target="https://www.snapdea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file:///C:\Users\gayatri\joins.sql" TargetMode="External"/><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www.limeroad.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www.ajio.com/" TargetMode="External"/><Relationship Id="rId13" Type="http://schemas.openxmlformats.org/officeDocument/2006/relationships/hyperlink" Target="file:///C:\Users\gayatri\basic_queries.sql"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file:///C:\Users\gayatri\nested%20queries.sql" TargetMode="External"/><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hyperlink" Target="https://github.com/Gayatri-0507" TargetMode="External"/><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28</Pages>
  <Words>3165</Words>
  <Characters>18045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21168</CharactersWithSpaces>
  <SharedDoc>false</SharedDoc>
  <HLinks>
    <vt:vector size="42" baseType="variant">
      <vt:variant>
        <vt:i4>5439541</vt:i4>
      </vt:variant>
      <vt:variant>
        <vt:i4>18</vt:i4>
      </vt:variant>
      <vt:variant>
        <vt:i4>0</vt:i4>
      </vt:variant>
      <vt:variant>
        <vt:i4>5</vt:i4>
      </vt:variant>
      <vt:variant>
        <vt:lpwstr>https://amritavishwavidyapeetham-my.sharepoint.com/:w:/g/personal/cb_sc_i5das21010_cb_students_amrita_edu/EZ34xrlC365Aope5ZzSTin4B-jlQnh3nMI8-2xM_YFt3gw?e=XP2yO8</vt:lpwstr>
      </vt:variant>
      <vt:variant>
        <vt:lpwstr/>
      </vt:variant>
      <vt:variant>
        <vt:i4>5308438</vt:i4>
      </vt:variant>
      <vt:variant>
        <vt:i4>15</vt:i4>
      </vt:variant>
      <vt:variant>
        <vt:i4>0</vt:i4>
      </vt:variant>
      <vt:variant>
        <vt:i4>5</vt:i4>
      </vt:variant>
      <vt:variant>
        <vt:lpwstr>https://www.snapdeal.com/</vt:lpwstr>
      </vt:variant>
      <vt:variant>
        <vt:lpwstr/>
      </vt:variant>
      <vt:variant>
        <vt:i4>7733301</vt:i4>
      </vt:variant>
      <vt:variant>
        <vt:i4>12</vt:i4>
      </vt:variant>
      <vt:variant>
        <vt:i4>0</vt:i4>
      </vt:variant>
      <vt:variant>
        <vt:i4>5</vt:i4>
      </vt:variant>
      <vt:variant>
        <vt:lpwstr>https://www.amazon.in/b?node=6648217031</vt:lpwstr>
      </vt:variant>
      <vt:variant>
        <vt:lpwstr/>
      </vt:variant>
      <vt:variant>
        <vt:i4>4259859</vt:i4>
      </vt:variant>
      <vt:variant>
        <vt:i4>9</vt:i4>
      </vt:variant>
      <vt:variant>
        <vt:i4>0</vt:i4>
      </vt:variant>
      <vt:variant>
        <vt:i4>5</vt:i4>
      </vt:variant>
      <vt:variant>
        <vt:lpwstr>https://www.limeroad.com/</vt:lpwstr>
      </vt:variant>
      <vt:variant>
        <vt:lpwstr/>
      </vt:variant>
      <vt:variant>
        <vt:i4>4390921</vt:i4>
      </vt:variant>
      <vt:variant>
        <vt:i4>6</vt:i4>
      </vt:variant>
      <vt:variant>
        <vt:i4>0</vt:i4>
      </vt:variant>
      <vt:variant>
        <vt:i4>5</vt:i4>
      </vt:variant>
      <vt:variant>
        <vt:lpwstr>https://www.ajio.com/</vt:lpwstr>
      </vt:variant>
      <vt:variant>
        <vt:lpwstr/>
      </vt:variant>
      <vt:variant>
        <vt:i4>983130</vt:i4>
      </vt:variant>
      <vt:variant>
        <vt:i4>3</vt:i4>
      </vt:variant>
      <vt:variant>
        <vt:i4>0</vt:i4>
      </vt:variant>
      <vt:variant>
        <vt:i4>5</vt:i4>
      </vt:variant>
      <vt:variant>
        <vt:lpwstr>https://www.kaggle.com/agayatri/datasets</vt:lpwstr>
      </vt:variant>
      <vt:variant>
        <vt:lpwstr/>
      </vt:variant>
      <vt:variant>
        <vt:i4>8323106</vt:i4>
      </vt:variant>
      <vt:variant>
        <vt:i4>0</vt:i4>
      </vt:variant>
      <vt:variant>
        <vt:i4>0</vt:i4>
      </vt:variant>
      <vt:variant>
        <vt:i4>5</vt:i4>
      </vt:variant>
      <vt:variant>
        <vt:lpwstr>https://github.com/Gayatri-0507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 Nagaraj</dc:creator>
  <cp:keywords/>
  <dc:description/>
  <cp:lastModifiedBy>Allamsetti Gayatri - [CB.SC.I5DAS21010]</cp:lastModifiedBy>
  <cp:revision>154</cp:revision>
  <dcterms:created xsi:type="dcterms:W3CDTF">2023-11-27T01:45:00Z</dcterms:created>
  <dcterms:modified xsi:type="dcterms:W3CDTF">2023-12-09T19:22:00Z</dcterms:modified>
</cp:coreProperties>
</file>